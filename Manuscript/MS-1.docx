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CFE7E" w14:textId="7DCD5963" w:rsidR="002F65E8" w:rsidRDefault="00211881" w:rsidP="00211881">
      <w:pPr>
        <w:keepNext/>
        <w:keepLines/>
        <w:spacing w:after="0" w:line="480" w:lineRule="auto"/>
        <w:outlineLvl w:val="1"/>
        <w:rPr>
          <w:rFonts w:ascii="Times New Roman" w:eastAsia="MS Gothic" w:hAnsi="Times New Roman" w:cs="Times New Roman"/>
          <w:b/>
          <w:bCs/>
          <w:color w:val="000000"/>
          <w:sz w:val="26"/>
          <w:szCs w:val="26"/>
          <w:lang w:eastAsia="en-US"/>
        </w:rPr>
      </w:pPr>
      <w:commentRangeStart w:id="0"/>
      <w:r w:rsidRPr="00211881">
        <w:rPr>
          <w:rFonts w:ascii="Times New Roman" w:eastAsia="MS Gothic" w:hAnsi="Times New Roman" w:cs="Times New Roman"/>
          <w:b/>
          <w:bCs/>
          <w:color w:val="000000"/>
          <w:sz w:val="26"/>
          <w:szCs w:val="26"/>
          <w:lang w:eastAsia="en-US"/>
        </w:rPr>
        <w:t xml:space="preserve">Title: </w:t>
      </w:r>
      <w:r w:rsidR="008D2A12">
        <w:rPr>
          <w:rFonts w:ascii="Times New Roman" w:eastAsia="MS Gothic" w:hAnsi="Times New Roman" w:cs="Times New Roman"/>
          <w:b/>
          <w:bCs/>
          <w:color w:val="000000"/>
          <w:sz w:val="26"/>
          <w:szCs w:val="26"/>
          <w:lang w:eastAsia="en-US"/>
        </w:rPr>
        <w:t>Mechanistic study of optoacoustic neuromodulation</w:t>
      </w:r>
      <w:commentRangeEnd w:id="0"/>
      <w:r w:rsidR="00E70993">
        <w:rPr>
          <w:rStyle w:val="CommentReference"/>
        </w:rPr>
        <w:commentReference w:id="0"/>
      </w:r>
    </w:p>
    <w:p w14:paraId="49EB2A91" w14:textId="77777777" w:rsidR="002F65E8" w:rsidRPr="00211881" w:rsidRDefault="002F65E8" w:rsidP="00211881">
      <w:pPr>
        <w:keepNext/>
        <w:keepLines/>
        <w:spacing w:after="0" w:line="480" w:lineRule="auto"/>
        <w:outlineLvl w:val="1"/>
        <w:rPr>
          <w:rFonts w:ascii="Times New Roman" w:eastAsia="MS Gothic" w:hAnsi="Times New Roman" w:cs="Times New Roman"/>
          <w:b/>
          <w:bCs/>
          <w:color w:val="000000"/>
          <w:sz w:val="26"/>
          <w:szCs w:val="26"/>
          <w:lang w:eastAsia="en-US"/>
        </w:rPr>
      </w:pPr>
      <w:commentRangeStart w:id="1"/>
      <w:commentRangeEnd w:id="1"/>
      <w:r>
        <w:rPr>
          <w:rStyle w:val="CommentReference"/>
        </w:rPr>
        <w:commentReference w:id="1"/>
      </w:r>
    </w:p>
    <w:p w14:paraId="4D345E7E" w14:textId="6D19E1E9" w:rsidR="00B008B7" w:rsidRDefault="00B008B7" w:rsidP="00B008B7">
      <w:pPr>
        <w:spacing w:after="0" w:line="480" w:lineRule="auto"/>
        <w:jc w:val="both"/>
        <w:rPr>
          <w:rFonts w:ascii="Times New Roman" w:eastAsia="MS Mincho" w:hAnsi="Times New Roman" w:cs="Times New Roman"/>
          <w:sz w:val="24"/>
          <w:szCs w:val="24"/>
          <w:lang w:eastAsia="en-US"/>
        </w:rPr>
      </w:pPr>
    </w:p>
    <w:p w14:paraId="14FC9531" w14:textId="53C44228" w:rsidR="00B008B7" w:rsidRPr="00B008B7" w:rsidRDefault="00B008B7" w:rsidP="00B008B7">
      <w:pPr>
        <w:keepNext/>
        <w:keepLines/>
        <w:spacing w:after="0" w:line="480" w:lineRule="auto"/>
        <w:outlineLvl w:val="1"/>
        <w:rPr>
          <w:rFonts w:ascii="Times New Roman" w:eastAsia="MS Gothic" w:hAnsi="Times New Roman" w:cs="Times New Roman"/>
          <w:b/>
          <w:bCs/>
          <w:color w:val="000000"/>
          <w:sz w:val="26"/>
          <w:szCs w:val="26"/>
          <w:lang w:eastAsia="en-US"/>
        </w:rPr>
      </w:pPr>
      <w:r w:rsidRPr="00B008B7">
        <w:rPr>
          <w:rFonts w:ascii="Times New Roman" w:eastAsia="MS Gothic" w:hAnsi="Times New Roman" w:cs="Times New Roman"/>
          <w:b/>
          <w:bCs/>
          <w:color w:val="000000"/>
          <w:sz w:val="26"/>
          <w:szCs w:val="26"/>
          <w:lang w:eastAsia="en-US"/>
        </w:rPr>
        <w:t>Abstract</w:t>
      </w:r>
    </w:p>
    <w:p w14:paraId="427E3D65" w14:textId="50C30EEC" w:rsidR="002C5C87" w:rsidRDefault="002C5C87" w:rsidP="00211881">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Towards understanding the biomolecular and cellular mechanisms of optoacoustic cell modulation,</w:t>
      </w:r>
      <w:r>
        <w:rPr>
          <w:rFonts w:ascii="Times New Roman" w:eastAsia="MS Mincho" w:hAnsi="Times New Roman" w:cs="Times New Roman"/>
          <w:sz w:val="24"/>
          <w:szCs w:val="24"/>
          <w:lang w:eastAsia="en-US"/>
        </w:rPr>
        <w:t xml:space="preserve"> in this work, </w:t>
      </w:r>
      <w:r w:rsidRPr="002C5C87">
        <w:rPr>
          <w:rFonts w:ascii="Times New Roman" w:eastAsia="MS Mincho" w:hAnsi="Times New Roman" w:cs="Times New Roman"/>
          <w:sz w:val="24"/>
          <w:szCs w:val="24"/>
          <w:lang w:eastAsia="en-US"/>
        </w:rPr>
        <w:t>we show that optoacoustic excites primary cortical neurons through specific calcium-selective mechanosensitive ion channels with the assistant of calcium amplifier channel and voltage-gated channels. Pharmacological inhibition of specific ion channels leads to reduced responses, while over-expressing these channels results in stronger stimulation. These results shed new insights into the mechanism of ultrasound neurostimulation.</w:t>
      </w:r>
    </w:p>
    <w:p w14:paraId="66205643" w14:textId="77777777" w:rsidR="002F65E8" w:rsidRPr="002C5C87" w:rsidRDefault="002F65E8" w:rsidP="00211881">
      <w:pPr>
        <w:spacing w:after="0" w:line="480" w:lineRule="auto"/>
        <w:ind w:firstLine="720"/>
        <w:jc w:val="both"/>
        <w:rPr>
          <w:rFonts w:ascii="Times New Roman" w:eastAsia="MS Mincho" w:hAnsi="Times New Roman" w:cs="Times New Roman"/>
          <w:sz w:val="24"/>
          <w:szCs w:val="24"/>
          <w:lang w:eastAsia="en-US"/>
        </w:rPr>
      </w:pPr>
    </w:p>
    <w:p w14:paraId="00061A12" w14:textId="1900CD82" w:rsidR="002C5C87" w:rsidRPr="002C5C87" w:rsidRDefault="002C5C87" w:rsidP="002C5C87">
      <w:pPr>
        <w:keepNext/>
        <w:keepLines/>
        <w:spacing w:after="0" w:line="480" w:lineRule="auto"/>
        <w:outlineLvl w:val="1"/>
        <w:rPr>
          <w:rFonts w:ascii="Times New Roman" w:eastAsia="MS Gothic" w:hAnsi="Times New Roman" w:cs="Times New Roman"/>
          <w:b/>
          <w:bCs/>
          <w:color w:val="000000"/>
          <w:sz w:val="26"/>
          <w:szCs w:val="26"/>
          <w:lang w:eastAsia="en-US"/>
        </w:rPr>
      </w:pPr>
      <w:bookmarkStart w:id="2" w:name="_Toc108702359"/>
      <w:r w:rsidRPr="002C5C87">
        <w:rPr>
          <w:rFonts w:ascii="Times New Roman" w:eastAsia="MS Gothic" w:hAnsi="Times New Roman" w:cs="Times New Roman"/>
          <w:b/>
          <w:bCs/>
          <w:color w:val="000000"/>
          <w:sz w:val="26"/>
          <w:szCs w:val="26"/>
          <w:lang w:eastAsia="en-US"/>
        </w:rPr>
        <w:t>Introduction</w:t>
      </w:r>
      <w:bookmarkEnd w:id="2"/>
    </w:p>
    <w:p w14:paraId="6AAEBEA7" w14:textId="77777777" w:rsidR="002F65E8" w:rsidRDefault="002F65E8" w:rsidP="002C5C87">
      <w:pPr>
        <w:spacing w:after="0" w:line="480" w:lineRule="auto"/>
        <w:ind w:firstLine="720"/>
        <w:jc w:val="both"/>
        <w:rPr>
          <w:rFonts w:ascii="Times New Roman" w:eastAsia="MS Mincho" w:hAnsi="Times New Roman" w:cs="Times New Roman"/>
          <w:color w:val="000000"/>
          <w:sz w:val="24"/>
          <w:szCs w:val="24"/>
        </w:rPr>
      </w:pPr>
      <w:commentRangeStart w:id="3"/>
      <w:commentRangeEnd w:id="3"/>
      <w:r>
        <w:rPr>
          <w:rStyle w:val="CommentReference"/>
        </w:rPr>
        <w:commentReference w:id="3"/>
      </w:r>
    </w:p>
    <w:p w14:paraId="31862D0B" w14:textId="62312547" w:rsidR="002F65E8" w:rsidRDefault="002C5C87" w:rsidP="002F65E8">
      <w:pPr>
        <w:spacing w:after="0" w:line="480" w:lineRule="auto"/>
        <w:ind w:firstLine="720"/>
        <w:jc w:val="both"/>
        <w:rPr>
          <w:rFonts w:ascii="Times New Roman" w:eastAsia="MS Mincho" w:hAnsi="Times New Roman" w:cs="Times New Roman"/>
          <w:color w:val="000000"/>
          <w:sz w:val="24"/>
          <w:szCs w:val="24"/>
        </w:rPr>
      </w:pPr>
      <w:r w:rsidRPr="002C5C87">
        <w:rPr>
          <w:rFonts w:ascii="Times New Roman" w:eastAsia="MS Mincho" w:hAnsi="Times New Roman" w:cs="Times New Roman"/>
          <w:color w:val="000000"/>
          <w:sz w:val="24"/>
          <w:szCs w:val="24"/>
        </w:rPr>
        <w:t xml:space="preserve">The biophysical and </w:t>
      </w:r>
      <w:r w:rsidR="002F65E8">
        <w:rPr>
          <w:rFonts w:ascii="Times New Roman" w:eastAsia="MS Mincho" w:hAnsi="Times New Roman" w:cs="Times New Roman"/>
          <w:color w:val="000000"/>
          <w:sz w:val="24"/>
          <w:szCs w:val="24"/>
        </w:rPr>
        <w:t>cellular</w:t>
      </w:r>
      <w:r w:rsidRPr="002C5C87">
        <w:rPr>
          <w:rFonts w:ascii="Times New Roman" w:eastAsia="MS Mincho" w:hAnsi="Times New Roman" w:cs="Times New Roman"/>
          <w:color w:val="000000"/>
          <w:sz w:val="24"/>
          <w:szCs w:val="24"/>
        </w:rPr>
        <w:t xml:space="preserve"> mechanism of optoacoustic neuromodulation </w:t>
      </w:r>
      <w:r w:rsidR="002F65E8">
        <w:rPr>
          <w:rFonts w:ascii="Times New Roman" w:eastAsia="MS Mincho" w:hAnsi="Times New Roman" w:cs="Times New Roman"/>
          <w:color w:val="000000"/>
          <w:sz w:val="24"/>
          <w:szCs w:val="24"/>
        </w:rPr>
        <w:t xml:space="preserve">also </w:t>
      </w:r>
      <w:r w:rsidRPr="002C5C87">
        <w:rPr>
          <w:rFonts w:ascii="Times New Roman" w:eastAsia="MS Mincho" w:hAnsi="Times New Roman" w:cs="Times New Roman"/>
          <w:color w:val="000000"/>
          <w:sz w:val="24"/>
          <w:szCs w:val="24"/>
        </w:rPr>
        <w:t xml:space="preserve">remains largely unknown. Since optoacoustic devices generates acoustic wave in the ultrasonic range, it is </w:t>
      </w:r>
      <w:r w:rsidR="002F65E8">
        <w:rPr>
          <w:rFonts w:ascii="Times New Roman" w:eastAsia="MS Mincho" w:hAnsi="Times New Roman" w:cs="Times New Roman"/>
          <w:color w:val="000000"/>
          <w:sz w:val="24"/>
          <w:szCs w:val="24"/>
        </w:rPr>
        <w:t>conceived that</w:t>
      </w:r>
      <w:r w:rsidRPr="002C5C87">
        <w:rPr>
          <w:rFonts w:ascii="Times New Roman" w:eastAsia="MS Mincho" w:hAnsi="Times New Roman" w:cs="Times New Roman"/>
          <w:color w:val="000000"/>
          <w:sz w:val="24"/>
          <w:szCs w:val="24"/>
        </w:rPr>
        <w:t xml:space="preserve"> that the optoacoustic neurostimulation share</w:t>
      </w:r>
      <w:r w:rsidR="002F65E8">
        <w:rPr>
          <w:rFonts w:ascii="Times New Roman" w:eastAsia="MS Mincho" w:hAnsi="Times New Roman" w:cs="Times New Roman"/>
          <w:color w:val="000000"/>
          <w:sz w:val="24"/>
          <w:szCs w:val="24"/>
        </w:rPr>
        <w:t>s</w:t>
      </w:r>
      <w:r w:rsidRPr="002C5C87">
        <w:rPr>
          <w:rFonts w:ascii="Times New Roman" w:eastAsia="MS Mincho" w:hAnsi="Times New Roman" w:cs="Times New Roman"/>
          <w:color w:val="000000"/>
          <w:sz w:val="24"/>
          <w:szCs w:val="24"/>
        </w:rPr>
        <w:t xml:space="preserve"> the same mechanisms as ultrasound neurostimulation. To date, several hypotheses</w:t>
      </w:r>
      <w:ins w:id="4" w:author="Microsoft Office User" w:date="2022-12-15T15:20:00Z">
        <w:r w:rsidR="00C95DAD">
          <w:rPr>
            <w:rFonts w:ascii="Times New Roman" w:eastAsia="MS Mincho" w:hAnsi="Times New Roman" w:cs="Times New Roman"/>
            <w:color w:val="000000"/>
            <w:sz w:val="24"/>
            <w:szCs w:val="24"/>
          </w:rPr>
          <w:t xml:space="preserve"> on cellular mechanism </w:t>
        </w:r>
      </w:ins>
      <w:r w:rsidRPr="002C5C87">
        <w:rPr>
          <w:rFonts w:ascii="Times New Roman" w:eastAsia="MS Mincho" w:hAnsi="Times New Roman" w:cs="Times New Roman"/>
          <w:color w:val="000000"/>
          <w:sz w:val="24"/>
          <w:szCs w:val="24"/>
        </w:rPr>
        <w:t xml:space="preserve"> has been proposed for ultrasound stimulation, including local temperature increase</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&lt;EndNote&gt;&lt;Cite&gt;&lt;Author&gt;Haar&lt;/Author&gt;&lt;Year&gt;2010&lt;/Year&gt;&lt;RecNum&gt;351&lt;/RecNum&gt;&lt;DisplayText&gt;[1]&lt;/DisplayText&gt;&lt;record&gt;&lt;rec-number&gt;351&lt;/rec-number&gt;&lt;foreign-keys&gt;&lt;key app="EN" db-id="prx00stw8d0sxne20x352vfnfv5aff5drvxe" timestamp="1641972413"&gt;351&lt;/key&gt;&lt;/foreign-keys&gt;&lt;ref-type name="Journal Article"&gt;17&lt;/ref-type&gt;&lt;contributors&gt;&lt;authors&gt;&lt;author&gt;Haar, G ter&lt;/author&gt;&lt;/authors&gt;&lt;/contributors&gt;&lt;titles&gt;&lt;title&gt;Ultrasound bioeffects and safety&lt;/title&gt;&lt;secondary-title&gt;Proceedings of the Institution of Mechanical Engineers, Part H: Journal of Engineering in Medicine&lt;/secondary-title&gt;&lt;/titles&gt;&lt;periodical&gt;&lt;full-title&gt;Proceedings of the Institution of Mechanical Engineers, Part H: Journal of Engineering in Medicine&lt;/full-title&gt;&lt;/periodical&gt;&lt;pages&gt;363-373&lt;/pages&gt;&lt;volume&gt;224&lt;/volume&gt;&lt;number&gt;2&lt;/number&gt;&lt;dates&gt;&lt;year&gt;2010&lt;/year&gt;&lt;/dates&gt;&lt;isbn&gt;0954-4119&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[1]</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transient </w:t>
      </w:r>
      <w:proofErr w:type="spellStart"/>
      <w:r w:rsidRPr="002C5C87">
        <w:rPr>
          <w:rFonts w:ascii="Times New Roman" w:eastAsia="MS Mincho" w:hAnsi="Times New Roman" w:cs="Times New Roman"/>
          <w:color w:val="000000"/>
          <w:sz w:val="24"/>
          <w:szCs w:val="24"/>
        </w:rPr>
        <w:t>sonoporation</w:t>
      </w:r>
      <w:proofErr w:type="spellEnd"/>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&lt;EndNote&gt;&lt;Cite&gt;&lt;Author&gt;Lin&lt;/Author&gt;&lt;Year&gt;2010&lt;/Year&gt;&lt;RecNum&gt;135&lt;/RecNum&gt;&lt;DisplayText&gt;[2, 3]&lt;/DisplayText&gt;&lt;record&gt;&lt;rec-number&gt;135&lt;/rec-number&gt;&lt;foreign-keys&gt;&lt;key app="EN" db-id="rfw2fwftk090s9etfz0xrrd1p0wd55wwr5zr" timestamp="1604157331"&gt;135&lt;/key&gt;&lt;/foreign-keys&gt;&lt;ref-type name="Journal Article"&gt;17&lt;/ref-type&gt;&lt;contributors&gt;&lt;authors&gt;&lt;author&gt;Lin, Chung-Ren&lt;/author&gt;&lt;author&gt;Chen, Kuan-Hung&lt;/author&gt;&lt;author&gt;Yang, Chien-Hui&lt;/author&gt;&lt;author&gt;Cheng, Jiin-Tsuey&lt;/author&gt;&lt;author&gt;Sheen-Chen, Shyr-Ming&lt;/author&gt;&lt;author&gt;Wu, Chih-Hsien&lt;/author&gt;&lt;author&gt;Sy, Wei-Dih&lt;/author&gt;&lt;author&gt;Chen, Yi-Shen &lt;/author&gt;&lt;/authors&gt;&lt;/contributors&gt;&lt;titles&gt;&lt;title&gt;Sonoporation-mediated gene transfer into adult rat dorsal root ganglion cells&lt;/title&gt;&lt;secondary-title&gt;Journal of biomedical science&lt;/secondary-title&gt;&lt;/titles&gt;&lt;periodical&gt;&lt;full-title&gt;Journal of biomedical science&lt;/full-title&gt;&lt;/periodical&gt;&lt;pages&gt;44&lt;/pages&gt;&lt;volume&gt;17&lt;/volume&gt;&lt;number&gt;1&lt;/number&gt;&lt;dates&gt;&lt;year&gt;2010&lt;/year&gt;&lt;/dates&gt;&lt;isbn&gt;1423-0127&lt;/isbn&gt;&lt;urls&gt;&lt;/urls&gt;&lt;/record&gt;&lt;/Cite&gt;&lt;Cite&gt;&lt;Author&gt;Shi&lt;/Author&gt;&lt;Year&gt;2020&lt;/Year&gt;&lt;RecNum&gt;313&lt;/RecNum&gt;&lt;record&gt;&lt;rec-number&gt;313&lt;/rec-number&gt;&lt;foreign-keys&gt;&lt;key app="EN" db-id="prx00stw8d0sxne20x352vfnfv5aff5drvxe" timestamp="1629726390"&gt;313&lt;/key&gt;&lt;/foreign-keys&gt;&lt;ref-type name="Journal Article"&gt;17&lt;/ref-type&gt;&lt;contributors&gt;&lt;authors&gt;&lt;author&gt;Shi, Linli&lt;/author&gt;&lt;author&gt;Jiang, Ying&lt;/author&gt;&lt;author&gt;Zhang, Yi&lt;/author&gt;&lt;author&gt;Lan, Lu&lt;/author&gt;&lt;author&gt;Huang, Yimin&lt;/author&gt;&lt;author&gt;Cheng, Ji-Xin&lt;/author&gt;&lt;author&gt;Yang, Chen&lt;/author&gt;&lt;/authors&gt;&lt;/contributors&gt;&lt;titles&gt;&lt;title&gt;A fiber optoacoustic emitter with controlled ultrasound frequency for cell membrane sonoporation at submillimeter spatial resolution&lt;/title&gt;&lt;secondary-title&gt;Photoacoustics&lt;/secondary-title&gt;&lt;/titles&gt;&lt;periodical&gt;&lt;full-title&gt;Photoacoustics&lt;/full-title&gt;&lt;/periodical&gt;&lt;pages&gt;100208&lt;/pages&gt;&lt;volume&gt;20&lt;/volume&gt;&lt;dates&gt;&lt;year&gt;2020&lt;/year&gt;&lt;/dates&gt;&lt;isbn&gt;2213-5979&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[2, 3]</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intramembrane cavitation</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&lt;EndNote&gt;&lt;Cite&gt;&lt;Author&gt;Krasovitski&lt;/Author&gt;&lt;Year&gt;2011&lt;/Year&gt;&lt;RecNum&gt;71&lt;/RecNum&gt;&lt;DisplayText&gt;[4, 5]&lt;/DisplayText&gt;&lt;record&gt;&lt;rec-number&gt;71&lt;/rec-number&gt;&lt;foreign-keys&gt;&lt;key app="EN" db-id="aszt2xdz0590v9ew2adxx2s1xdss0ep5a0vw" timestamp="1629489271"&gt;71&lt;/key&gt;&lt;/foreign-keys&gt;&lt;ref-type name="Journal Article"&gt;17&lt;/ref-type&gt;&lt;contributors&gt;&lt;authors&gt;&lt;author&gt;Krasovitski, Boris&lt;/author&gt;&lt;author&gt;Frenkel, Victor&lt;/author&gt;&lt;author&gt;Shoham, Shy&lt;/author&gt;&lt;author&gt;Kimmel, Eitan &lt;/author&gt;&lt;/authors&gt;&lt;/contributors&gt;&lt;titles&gt;&lt;title&gt;Intramembrane cavitation as a unifying mechanism for ultrasound-induced bioeffects&lt;/title&gt;&lt;secondary-title&gt;Proceedings of the National Academy of Sciences&lt;/secondary-title&gt;&lt;/titles&gt;&lt;periodical&gt;&lt;full-title&gt;Proceedings of the National Academy of Sciences&lt;/full-title&gt;&lt;/periodical&gt;&lt;pages&gt;3258-3263&lt;/pages&gt;&lt;volume&gt;108&lt;/volume&gt;&lt;number&gt;8&lt;/number&gt;&lt;dates&gt;&lt;year&gt;2011&lt;/year&gt;&lt;/dates&gt;&lt;isbn&gt;0027-8424&lt;/isbn&gt;&lt;urls&gt;&lt;/urls&gt;&lt;/record&gt;&lt;/Cite&gt;&lt;Cite&gt;&lt;Author&gt;Plaksin&lt;/Author&gt;&lt;Year&gt;2014&lt;/Year&gt;&lt;RecNum&gt;136&lt;/RecNum&gt;&lt;record&gt;&lt;rec-number&gt;136&lt;/rec-number&gt;&lt;foreign-keys&gt;&lt;key app="EN" db-id="rfw2fwftk090s9etfz0xrrd1p0wd55wwr5zr" timestamp="1604157331"&gt;136&lt;/key&gt;&lt;/foreign-keys&gt;&lt;ref-type name="Journal Article"&gt;17&lt;/ref-type&gt;&lt;contributors&gt;&lt;authors&gt;&lt;author&gt;Plaksin, Michael&lt;/author&gt;&lt;author&gt;Shoham, Shy&lt;/author&gt;&lt;author&gt;Kimmel, Eitan &lt;/author&gt;&lt;/authors&gt;&lt;/contributors&gt;&lt;titles&gt;&lt;title&gt;Intramembrane cavitation as a predictive bio-piezoelectric mechanism for ultrasonic brain stimulation&lt;/title&gt;&lt;secondary-title&gt;Physical review X&lt;/secondary-title&gt;&lt;/titles&gt;&lt;periodical&gt;&lt;full-title&gt;Physical review X&lt;/full-title&gt;&lt;/periodical&gt;&lt;pages&gt;011004&lt;/pages&gt;&lt;volume&gt;4&lt;/volume&gt;&lt;number&gt;1&lt;/number&gt;&lt;dates&gt;&lt;year&gt;2014&lt;/year&gt;&lt;/dates&gt;&lt;urls&gt;&lt;/urls&gt;&lt;/record&gt;&lt;/Cite&gt;&lt;/EndNote&gt;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[4, 5]</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w:t>
      </w:r>
      <w:del w:id="5" w:author="Microsoft Office User" w:date="2022-12-15T15:21:00Z">
        <w:r w:rsidRPr="002C5C87" w:rsidDel="00C95DAD">
          <w:rPr>
            <w:rFonts w:ascii="Times New Roman" w:eastAsia="MS Mincho" w:hAnsi="Times New Roman" w:cs="Times New Roman"/>
            <w:color w:val="000000"/>
            <w:sz w:val="24"/>
            <w:szCs w:val="24"/>
          </w:rPr>
          <w:delText>activation of the auditor pathway</w:delText>
        </w:r>
        <w:r w:rsidRPr="002C5C87" w:rsidDel="00C95DAD">
          <w:rPr>
            <w:rFonts w:ascii="Times New Roman" w:eastAsia="MS Mincho" w:hAnsi="Times New Roman" w:cs="Times New Roman"/>
            <w:color w:val="000000"/>
            <w:sz w:val="24"/>
            <w:szCs w:val="24"/>
          </w:rPr>
          <w:fldChar w:fldCharType="begin"/>
        </w:r>
        <w:r w:rsidDel="00C95DAD">
          <w:rPr>
            <w:rFonts w:ascii="Times New Roman" w:eastAsia="MS Mincho" w:hAnsi="Times New Roman" w:cs="Times New Roman"/>
            <w:color w:val="000000"/>
            <w:sz w:val="24"/>
            <w:szCs w:val="24"/>
          </w:rPr>
          <w:delInstrText xml:space="preserve"> ADDIN EN.CITE &lt;EndNote&gt;&lt;Cite&gt;&lt;Author&gt;Sato&lt;/Author&gt;&lt;Year&gt;2018&lt;/Year&gt;&lt;RecNum&gt;68&lt;/RecNum&gt;&lt;DisplayText&gt;[6, 7]&lt;/DisplayText&gt;&lt;record&gt;&lt;rec-number&gt;68&lt;/rec-number&gt;&lt;foreign-keys&gt;&lt;key app="EN" db-id="prx00stw8d0sxne20x352vfnfv5aff5drvxe" timestamp="1585191117"&gt;68&lt;/key&gt;&lt;/foreign-keys&gt;&lt;ref-type name="Journal Article"&gt;17&lt;/ref-type&gt;&lt;contributors&gt;&lt;authors&gt;&lt;author&gt;Sato, Tomokazu&lt;/author&gt;&lt;author&gt;Shapiro, Mikhail G&lt;/author&gt;&lt;author&gt;Tsao, Doris Y&lt;/author&gt;&lt;/authors&gt;&lt;/contributors&gt;&lt;titles&gt;&lt;title&gt;Ultrasonic neuromodulation causes widespread cortical activation via an indirect auditory mechanism&lt;/title&gt;&lt;secondary-title&gt;Neuron&lt;/secondary-title&gt;&lt;/titles&gt;&lt;periodical&gt;&lt;full-title&gt;Neuron&lt;/full-title&gt;&lt;/periodical&gt;&lt;pages&gt;1031-1041. e5&lt;/pages&gt;&lt;volume&gt;98&lt;/volume&gt;&lt;number&gt;5&lt;/number&gt;&lt;dates&gt;&lt;year&gt;2018&lt;/year&gt;&lt;/dates&gt;&lt;isbn&gt;0896-6273&lt;/isbn&gt;&lt;urls&gt;&lt;/urls&gt;&lt;/record&gt;&lt;/Cite&gt;&lt;Cite&gt;&lt;Author&gt;Guo&lt;/Author&gt;&lt;Year&gt;2018&lt;/Year&gt;&lt;RecNum&gt;67&lt;/RecNum&gt;&lt;record&gt;&lt;rec-number&gt;67&lt;/rec-number&gt;&lt;foreign-keys&gt;&lt;key app="EN" db-id="prx00stw8d0sxne20x352vfnfv5aff5drvxe" timestamp="1585191084"&gt;67&lt;/key&gt;&lt;/foreign-keys&gt;&lt;ref-type name="Journal Article"&gt;17&lt;/ref-type&gt;&lt;contributors&gt;&lt;authors&gt;&lt;author&gt;Guo, Hongsun&lt;/author&gt;&lt;author&gt;Hamilton II, Mark&lt;/author&gt;&lt;author&gt;Offutt, Sarah J&lt;/author&gt;&lt;author&gt;Gloeckner, Cory D&lt;/author&gt;&lt;author&gt;Li, Tianqi&lt;/author&gt;&lt;author&gt;Kim, Yohan&lt;/author&gt;&lt;author&gt;Legon, Wynn&lt;/author&gt;&lt;author&gt;Alford, Jamu K&lt;/author&gt;&lt;author&gt;Lim, Hubert H&lt;/author&gt;&lt;/authors&gt;&lt;/contributors&gt;&lt;titles&gt;&lt;title&gt;Ultrasound produces extensive brain activation via a cochlear pathway&lt;/title&gt;&lt;secondary-title&gt;Neuron&lt;/secondary-title&gt;&lt;/titles&gt;&lt;periodical&gt;&lt;full-title&gt;Neuron&lt;/full-title&gt;&lt;/periodical&gt;&lt;pages&gt;1020-1030. e4&lt;/pages&gt;&lt;volume&gt;98&lt;/volume&gt;&lt;number&gt;5&lt;/number&gt;&lt;dates&gt;&lt;year&gt;2018&lt;/year&gt;&lt;/dates&gt;&lt;isbn&gt;0896-6273&lt;/isbn&gt;&lt;urls&gt;&lt;/urls&gt;&lt;/record&gt;&lt;/Cite&gt;&lt;/EndNote&gt;</w:delInstrText>
        </w:r>
        <w:r w:rsidRPr="002C5C87" w:rsidDel="00C95DAD">
          <w:rPr>
            <w:rFonts w:ascii="Times New Roman" w:eastAsia="MS Mincho" w:hAnsi="Times New Roman" w:cs="Times New Roman"/>
            <w:color w:val="000000"/>
            <w:sz w:val="24"/>
            <w:szCs w:val="24"/>
          </w:rPr>
          <w:fldChar w:fldCharType="separate"/>
        </w:r>
        <w:r w:rsidDel="00C95DAD">
          <w:rPr>
            <w:rFonts w:ascii="Times New Roman" w:eastAsia="MS Mincho" w:hAnsi="Times New Roman" w:cs="Times New Roman"/>
            <w:noProof/>
            <w:color w:val="000000"/>
            <w:sz w:val="24"/>
            <w:szCs w:val="24"/>
          </w:rPr>
          <w:delText>[6, 7]</w:delText>
        </w:r>
        <w:r w:rsidRPr="002C5C87" w:rsidDel="00C95DAD">
          <w:rPr>
            <w:rFonts w:ascii="Times New Roman" w:eastAsia="MS Mincho" w:hAnsi="Times New Roman" w:cs="Times New Roman"/>
            <w:color w:val="000000"/>
            <w:sz w:val="24"/>
            <w:szCs w:val="24"/>
          </w:rPr>
          <w:fldChar w:fldCharType="end"/>
        </w:r>
        <w:r w:rsidRPr="002C5C87" w:rsidDel="00C95DAD">
          <w:rPr>
            <w:rFonts w:ascii="Times New Roman" w:eastAsia="MS Mincho" w:hAnsi="Times New Roman" w:cs="Times New Roman"/>
            <w:color w:val="000000"/>
            <w:sz w:val="24"/>
            <w:szCs w:val="24"/>
          </w:rPr>
          <w:delText xml:space="preserve">, </w:delText>
        </w:r>
      </w:del>
      <w:r w:rsidRPr="002C5C87">
        <w:rPr>
          <w:rFonts w:ascii="Times New Roman" w:eastAsia="MS Mincho" w:hAnsi="Times New Roman" w:cs="Times New Roman"/>
          <w:color w:val="000000"/>
          <w:sz w:val="24"/>
          <w:szCs w:val="24"/>
        </w:rPr>
        <w:t>and activation of the mechanosensitive ion channels</w:t>
      </w:r>
      <w:r w:rsidRPr="002C5C87">
        <w:rPr>
          <w:rFonts w:ascii="Times New Roman" w:eastAsia="MS Mincho" w:hAnsi="Times New Roman" w:cs="Times New Roman"/>
          <w:color w:val="000000"/>
          <w:sz w:val="24"/>
          <w:szCs w:val="24"/>
        </w:rPr>
        <w:fldChar w:fldCharType="begin">
          <w:fldData xml:space="preserve">PEVuZE5vdGU+PENpdGU+PEF1dGhvcj5LdWJhbmVrPC9BdXRob3I+PFllYXI+MjAxNjwvWWVhcj48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</w:fldData>
        </w:fldChar>
      </w:r>
      <w:r>
        <w:rPr>
          <w:rFonts w:ascii="Times New Roman" w:eastAsia="MS Mincho" w:hAnsi="Times New Roman" w:cs="Times New Roman"/>
          <w:color w:val="000000"/>
          <w:sz w:val="24"/>
          <w:szCs w:val="24"/>
        </w:rPr>
        <w:instrText xml:space="preserve"> ADDIN EN.CITE </w:instrText>
      </w:r>
      <w:r>
        <w:rPr>
          <w:rFonts w:ascii="Times New Roman" w:eastAsia="MS Mincho" w:hAnsi="Times New Roman" w:cs="Times New Roman"/>
          <w:color w:val="000000"/>
          <w:sz w:val="24"/>
          <w:szCs w:val="24"/>
        </w:rPr>
        <w:fldChar w:fldCharType="begin">
          <w:fldData xml:space="preserve">PEVuZE5vdGU+PENpdGU+PEF1dGhvcj5LdWJhbmVrPC9BdXRob3I+PFllYXI+MjAxNjwvWWVhcj48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</w:fldData>
        </w:fldChar>
      </w:r>
      <w:r>
        <w:rPr>
          <w:rFonts w:ascii="Times New Roman" w:eastAsia="MS Mincho" w:hAnsi="Times New Roman" w:cs="Times New Roman"/>
          <w:color w:val="000000"/>
          <w:sz w:val="24"/>
          <w:szCs w:val="24"/>
        </w:rPr>
        <w:instrText xml:space="preserve"> ADDIN EN.CITE.DATA </w:instrText>
      </w:r>
      <w:r>
        <w:rPr>
          <w:rFonts w:ascii="Times New Roman" w:eastAsia="MS Mincho" w:hAnsi="Times New Roman" w:cs="Times New Roman"/>
          <w:color w:val="000000"/>
          <w:sz w:val="24"/>
          <w:szCs w:val="24"/>
        </w:rPr>
      </w:r>
      <w:r>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[8-10]</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w:t>
      </w:r>
    </w:p>
    <w:p w14:paraId="5F5DD3AF" w14:textId="185FE246" w:rsidR="002C5C87" w:rsidRPr="002C5C87" w:rsidRDefault="002C5C87" w:rsidP="002F65E8">
      <w:pPr>
        <w:spacing w:after="0" w:line="480" w:lineRule="auto"/>
        <w:ind w:firstLine="720"/>
        <w:jc w:val="both"/>
        <w:rPr>
          <w:rFonts w:ascii="Times New Roman" w:eastAsia="MS Mincho" w:hAnsi="Times New Roman" w:cs="Times New Roman"/>
          <w:color w:val="000000"/>
          <w:sz w:val="24"/>
          <w:szCs w:val="24"/>
        </w:rPr>
      </w:pPr>
      <w:r w:rsidRPr="002C5C87">
        <w:rPr>
          <w:rFonts w:ascii="Times New Roman" w:eastAsia="MS Mincho" w:hAnsi="Times New Roman" w:cs="Times New Roman"/>
          <w:color w:val="000000"/>
          <w:sz w:val="24"/>
          <w:szCs w:val="24"/>
        </w:rPr>
        <w:t xml:space="preserve">Ultrasonic heating was considered as the primary mechanism for </w:t>
      </w:r>
      <w:commentRangeStart w:id="6"/>
      <w:r w:rsidRPr="002C5C87">
        <w:rPr>
          <w:rFonts w:ascii="Times New Roman" w:eastAsia="MS Mincho" w:hAnsi="Times New Roman" w:cs="Times New Roman"/>
          <w:color w:val="000000"/>
          <w:sz w:val="24"/>
          <w:szCs w:val="24"/>
        </w:rPr>
        <w:t xml:space="preserve">high intensity </w:t>
      </w:r>
      <w:commentRangeEnd w:id="6"/>
      <w:r w:rsidR="002F65E8">
        <w:rPr>
          <w:rStyle w:val="CommentReference"/>
        </w:rPr>
        <w:commentReference w:id="6"/>
      </w:r>
      <w:r w:rsidRPr="002C5C87">
        <w:rPr>
          <w:rFonts w:ascii="Times New Roman" w:eastAsia="MS Mincho" w:hAnsi="Times New Roman" w:cs="Times New Roman"/>
          <w:color w:val="000000"/>
          <w:sz w:val="24"/>
          <w:szCs w:val="24"/>
        </w:rPr>
        <w:t>focused ultrasound modulation</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&lt;EndNote&gt;&lt;Cite&gt;&lt;Author&gt;Haar&lt;/Author&gt;&lt;Year&gt;2010&lt;/Year&gt;&lt;RecNum&gt;351&lt;/RecNum&gt;&lt;DisplayText&gt;[1]&lt;/DisplayText&gt;&lt;record&gt;&lt;rec-number&gt;351&lt;/rec-number&gt;&lt;foreign-keys&gt;&lt;key app="EN" db-id="prx00stw8d0sxne20x352vfnfv5aff5drvxe" timestamp="1641972413"&gt;351&lt;/key&gt;&lt;/foreign-keys&gt;&lt;ref-type name="Journal Article"&gt;17&lt;/ref-type&gt;&lt;contributors&gt;&lt;authors&gt;&lt;author&gt;Haar, G ter&lt;/author&gt;&lt;/authors&gt;&lt;/contributors&gt;&lt;titles&gt;&lt;title&gt;Ultrasound bioeffects and safety&lt;/title&gt;&lt;secondary-title&gt;Proceedings of the Institution of Mechanical Engineers, Part H: Journal of Engineering in Medicine&lt;/secondary-title&gt;&lt;/titles&gt;&lt;periodical&gt;&lt;full-title&gt;Proceedings of the Institution of Mechanical Engineers, Part H: Journal of Engineering in Medicine&lt;/full-title&gt;&lt;/periodical&gt;&lt;pages&gt;363-373&lt;/pages&gt;&lt;volume&gt;224&lt;/volume&gt;&lt;number&gt;2&lt;/number&gt;&lt;dates&gt;&lt;year&gt;2010&lt;/year&gt;&lt;/dates&gt;&lt;isbn&gt;0954-4119&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[1]</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However, more recent studies using low intensity ultrasound have shown a minimal temperature increase of less than 0.1 </w:t>
      </w:r>
      <w:r w:rsidRPr="002C5C87">
        <w:rPr>
          <w:rFonts w:ascii="Cambria Math" w:eastAsia="MS Mincho" w:hAnsi="Cambria Math" w:cs="Times New Roman"/>
          <w:color w:val="000000"/>
          <w:sz w:val="24"/>
          <w:szCs w:val="24"/>
        </w:rPr>
        <w:t>℃</w:t>
      </w:r>
      <w:r w:rsidRPr="002C5C87">
        <w:rPr>
          <w:rFonts w:ascii="Times New Roman" w:eastAsia="MS Mincho" w:hAnsi="Times New Roman" w:cs="Times New Roman"/>
          <w:color w:val="000000"/>
          <w:sz w:val="24"/>
          <w:szCs w:val="24"/>
        </w:rPr>
        <w:fldChar w:fldCharType="begin">
          <w:fldData xml:space="preserve">PEVuZE5vdGU+PENpdGU+PEF1dGhvcj5Db25zdGFuczwvQXV0aG9yPjxZZWFyPjIwMTg8L1llYXI+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</w:fldData>
        </w:fldChar>
      </w:r>
      <w:r>
        <w:rPr>
          <w:rFonts w:ascii="Times New Roman" w:eastAsia="MS Mincho" w:hAnsi="Times New Roman" w:cs="Times New Roman"/>
          <w:color w:val="000000"/>
          <w:sz w:val="24"/>
          <w:szCs w:val="24"/>
        </w:rPr>
        <w:instrText xml:space="preserve"> ADDIN EN.CITE </w:instrText>
      </w:r>
      <w:r>
        <w:rPr>
          <w:rFonts w:ascii="Times New Roman" w:eastAsia="MS Mincho" w:hAnsi="Times New Roman" w:cs="Times New Roman"/>
          <w:color w:val="000000"/>
          <w:sz w:val="24"/>
          <w:szCs w:val="24"/>
        </w:rPr>
        <w:fldChar w:fldCharType="begin">
          <w:fldData xml:space="preserve">PEVuZE5vdGU+PENpdGU+PEF1dGhvcj5Db25zdGFuczwvQXV0aG9yPjxZZWFyPjIwMTg8L1llYXI+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</w:fldData>
        </w:fldChar>
      </w:r>
      <w:r>
        <w:rPr>
          <w:rFonts w:ascii="Times New Roman" w:eastAsia="MS Mincho" w:hAnsi="Times New Roman" w:cs="Times New Roman"/>
          <w:color w:val="000000"/>
          <w:sz w:val="24"/>
          <w:szCs w:val="24"/>
        </w:rPr>
        <w:instrText xml:space="preserve"> ADDIN EN.CITE.DATA </w:instrText>
      </w:r>
      <w:r>
        <w:rPr>
          <w:rFonts w:ascii="Times New Roman" w:eastAsia="MS Mincho" w:hAnsi="Times New Roman" w:cs="Times New Roman"/>
          <w:color w:val="000000"/>
          <w:sz w:val="24"/>
          <w:szCs w:val="24"/>
        </w:rPr>
      </w:r>
      <w:r>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[11-13]</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w:t>
      </w:r>
      <w:commentRangeStart w:id="7"/>
      <w:r w:rsidRPr="002C5C87">
        <w:rPr>
          <w:rFonts w:ascii="Times New Roman" w:eastAsia="MS Mincho" w:hAnsi="Times New Roman" w:cs="Times New Roman"/>
          <w:color w:val="000000"/>
          <w:sz w:val="24"/>
          <w:szCs w:val="24"/>
        </w:rPr>
        <w:t>much less than the thermal threshold for activation</w:t>
      </w:r>
      <w:commentRangeEnd w:id="7"/>
      <w:r w:rsidR="002F65E8">
        <w:rPr>
          <w:rStyle w:val="CommentReference"/>
        </w:rPr>
        <w:commentReference w:id="7"/>
      </w:r>
      <w:r w:rsidRPr="002C5C87">
        <w:rPr>
          <w:rFonts w:ascii="Times New Roman" w:eastAsia="MS Mincho" w:hAnsi="Times New Roman" w:cs="Times New Roman"/>
          <w:color w:val="000000"/>
          <w:sz w:val="24"/>
          <w:szCs w:val="24"/>
        </w:rPr>
        <w:t xml:space="preserve">. In optoacoustic neuromodulation, the pressures and frequencies used are </w:t>
      </w:r>
      <w:commentRangeStart w:id="8"/>
      <w:r w:rsidRPr="002C5C87">
        <w:rPr>
          <w:rFonts w:ascii="Times New Roman" w:eastAsia="MS Mincho" w:hAnsi="Times New Roman" w:cs="Times New Roman"/>
          <w:color w:val="000000"/>
          <w:sz w:val="24"/>
          <w:szCs w:val="24"/>
        </w:rPr>
        <w:lastRenderedPageBreak/>
        <w:t xml:space="preserve">within the range of conditions </w:t>
      </w:r>
      <w:commentRangeEnd w:id="8"/>
      <w:r w:rsidR="002F65E8">
        <w:rPr>
          <w:rStyle w:val="CommentReference"/>
        </w:rPr>
        <w:commentReference w:id="8"/>
      </w:r>
      <w:r w:rsidRPr="002C5C87">
        <w:rPr>
          <w:rFonts w:ascii="Times New Roman" w:eastAsia="MS Mincho" w:hAnsi="Times New Roman" w:cs="Times New Roman"/>
          <w:color w:val="000000"/>
          <w:sz w:val="24"/>
          <w:szCs w:val="24"/>
        </w:rPr>
        <w:t>used by ultrasound neuromodulation, however, optoacoustic pulses are delivered with less than 0.1% duty cycle. Single pulses have been demonstrated for successful neural activation</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&lt;EndNote&gt;&lt;Cite&gt;&lt;Author&gt;Shi&lt;/Author&gt;&lt;Year&gt;2021&lt;/Year&gt;&lt;RecNum&gt;316&lt;/RecNum&gt;&lt;DisplayText&gt;[14]&lt;/DisplayText&gt;&lt;record&gt;&lt;rec-number&gt;316&lt;/rec-number&gt;&lt;foreign-keys&gt;&lt;key app="EN" db-id="prx00stw8d0sxne20x352vfnfv5aff5drvxe" timestamp="1629726570"&gt;316&lt;/key&gt;&lt;/foreign-keys&gt;&lt;ref-type name="Journal Article"&gt;17&lt;/ref-type&gt;&lt;contributors&gt;&lt;authors&gt;&lt;author&gt;Shi, Linli&lt;/author&gt;&lt;author&gt;Jiang, Ying&lt;/author&gt;&lt;author&gt;Fernandez, Fernando R&lt;/author&gt;&lt;author&gt;Chen, Guo&lt;/author&gt;&lt;author&gt;Lan, Lu&lt;/author&gt;&lt;author&gt;Man, Heng-Ye&lt;/author&gt;&lt;author&gt;White, John A&lt;/author&gt;&lt;author&gt;Cheng, Ji-Xin&lt;/author&gt;&lt;author&gt;Yang, Chen&lt;/author&gt;&lt;/authors&gt;&lt;/contributors&gt;&lt;titles&gt;&lt;title&gt;Non-genetic photoacoustic stimulation of single neurons by a tapered fiber optoacoustic emitter&lt;/title&gt;&lt;secondary-title&gt;Light: Science &amp;amp; Applications&lt;/secondary-title&gt;&lt;/titles&gt;&lt;periodical&gt;&lt;full-title&gt;Light: Science &amp;amp; Applications&lt;/full-title&gt;&lt;/periodical&gt;&lt;pages&gt;1-13&lt;/pages&gt;&lt;volume&gt;10&lt;/volume&gt;&lt;number&gt;1&lt;/number&gt;&lt;dates&gt;&lt;year&gt;2021&lt;/year&gt;&lt;/dates&gt;&lt;isbn&gt;2047-7538&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[14]</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w:t>
      </w:r>
      <w:bookmarkStart w:id="9" w:name="_Hlk92847301"/>
      <w:r w:rsidRPr="002C5C87">
        <w:rPr>
          <w:rFonts w:ascii="Times New Roman" w:eastAsia="MS Mincho" w:hAnsi="Times New Roman" w:cs="Times New Roman"/>
          <w:color w:val="000000"/>
          <w:sz w:val="24"/>
          <w:szCs w:val="24"/>
        </w:rPr>
        <w:t xml:space="preserve">in which the </w:t>
      </w:r>
      <w:ins w:id="10" w:author="Microsoft Office User" w:date="2022-12-15T15:09:00Z">
        <w:r w:rsidR="002F65E8">
          <w:rPr>
            <w:rFonts w:ascii="Times New Roman" w:eastAsia="MS Mincho" w:hAnsi="Times New Roman" w:cs="Times New Roman"/>
            <w:color w:val="000000"/>
            <w:sz w:val="24"/>
            <w:szCs w:val="24"/>
          </w:rPr>
          <w:t xml:space="preserve">accumulated </w:t>
        </w:r>
      </w:ins>
      <w:r w:rsidRPr="002C5C87">
        <w:rPr>
          <w:rFonts w:ascii="Times New Roman" w:eastAsia="MS Mincho" w:hAnsi="Times New Roman" w:cs="Times New Roman"/>
          <w:color w:val="000000"/>
          <w:sz w:val="24"/>
          <w:szCs w:val="24"/>
        </w:rPr>
        <w:t xml:space="preserve">heat </w:t>
      </w:r>
      <w:del w:id="11" w:author="Microsoft Office User" w:date="2022-12-15T15:09:00Z">
        <w:r w:rsidRPr="002C5C87" w:rsidDel="002F65E8">
          <w:rPr>
            <w:rFonts w:ascii="Times New Roman" w:eastAsia="MS Mincho" w:hAnsi="Times New Roman" w:cs="Times New Roman"/>
            <w:color w:val="000000"/>
            <w:sz w:val="24"/>
            <w:szCs w:val="24"/>
          </w:rPr>
          <w:delText xml:space="preserve">accumulation </w:delText>
        </w:r>
      </w:del>
      <w:r w:rsidRPr="002C5C87">
        <w:rPr>
          <w:rFonts w:ascii="Times New Roman" w:eastAsia="MS Mincho" w:hAnsi="Times New Roman" w:cs="Times New Roman"/>
          <w:color w:val="000000"/>
          <w:sz w:val="24"/>
          <w:szCs w:val="24"/>
        </w:rPr>
        <w:t>effect is minimal</w:t>
      </w:r>
      <w:bookmarkEnd w:id="9"/>
      <w:ins w:id="12" w:author="Microsoft Office User" w:date="2022-12-15T15:09:00Z">
        <w:r w:rsidR="002F65E8">
          <w:rPr>
            <w:rFonts w:ascii="Times New Roman" w:eastAsia="MS Mincho" w:hAnsi="Times New Roman" w:cs="Times New Roman"/>
            <w:color w:val="000000"/>
            <w:sz w:val="24"/>
            <w:szCs w:val="24"/>
          </w:rPr>
          <w:t xml:space="preserve">, evident from a temperature increase less than 0.1 </w:t>
        </w:r>
        <w:r w:rsidR="002F65E8">
          <w:rPr>
            <w:rFonts w:ascii="Times New Roman" w:eastAsia="MS Mincho" w:hAnsi="Times New Roman" w:cs="Times New Roman"/>
            <w:color w:val="000000"/>
            <w:sz w:val="24"/>
            <w:szCs w:val="24"/>
          </w:rPr>
          <w:sym w:font="Symbol" w:char="F0B0"/>
        </w:r>
        <w:r w:rsidR="002F65E8">
          <w:rPr>
            <w:rFonts w:ascii="Times New Roman" w:eastAsia="MS Mincho" w:hAnsi="Times New Roman" w:cs="Times New Roman"/>
            <w:color w:val="000000"/>
            <w:sz w:val="24"/>
            <w:szCs w:val="24"/>
          </w:rPr>
          <w:t>C</w:t>
        </w:r>
      </w:ins>
      <w:r w:rsidRPr="002C5C87">
        <w:rPr>
          <w:rFonts w:ascii="Times New Roman" w:eastAsia="MS Mincho" w:hAnsi="Times New Roman" w:cs="Times New Roman"/>
          <w:color w:val="000000"/>
          <w:sz w:val="24"/>
          <w:szCs w:val="24"/>
        </w:rPr>
        <w:t xml:space="preserve">. </w:t>
      </w:r>
      <w:del w:id="13" w:author="Microsoft Office User" w:date="2022-12-15T15:09:00Z">
        <w:r w:rsidRPr="002C5C87" w:rsidDel="002F65E8">
          <w:rPr>
            <w:rFonts w:ascii="Times New Roman" w:eastAsia="MS Mincho" w:hAnsi="Times New Roman" w:cs="Times New Roman"/>
            <w:color w:val="000000"/>
            <w:sz w:val="24"/>
            <w:szCs w:val="24"/>
          </w:rPr>
          <w:delText>It is also worth noting that the optoacoustic process does involve transient temperature increase, which will be further elucidated.</w:delText>
        </w:r>
      </w:del>
    </w:p>
    <w:p w14:paraId="2D8EC1E8" w14:textId="1FB92FFE" w:rsidR="002C5C87" w:rsidRPr="002C5C87" w:rsidRDefault="002C5C87" w:rsidP="002C5C87">
      <w:pPr>
        <w:spacing w:after="0" w:line="480" w:lineRule="auto"/>
        <w:ind w:firstLine="720"/>
        <w:jc w:val="both"/>
        <w:rPr>
          <w:rFonts w:ascii="Times New Roman" w:eastAsia="MS Mincho" w:hAnsi="Times New Roman" w:cs="Times New Roman"/>
          <w:color w:val="000000"/>
          <w:sz w:val="24"/>
          <w:szCs w:val="24"/>
        </w:rPr>
      </w:pPr>
      <w:proofErr w:type="spellStart"/>
      <w:r w:rsidRPr="002C5C87">
        <w:rPr>
          <w:rFonts w:ascii="Times New Roman" w:eastAsia="MS Mincho" w:hAnsi="Times New Roman" w:cs="Times New Roman"/>
          <w:color w:val="000000"/>
          <w:sz w:val="24"/>
          <w:szCs w:val="24"/>
        </w:rPr>
        <w:t>Sonoporation</w:t>
      </w:r>
      <w:proofErr w:type="spellEnd"/>
      <w:r w:rsidRPr="002C5C87">
        <w:rPr>
          <w:rFonts w:ascii="Times New Roman" w:eastAsia="MS Mincho" w:hAnsi="Times New Roman" w:cs="Times New Roman"/>
          <w:color w:val="000000"/>
          <w:sz w:val="24"/>
          <w:szCs w:val="24"/>
        </w:rPr>
        <w:t xml:space="preserve"> involves transient and reversible disruption of membrane integrity due to the mechanical force exerted by the acoustic wave and allows ion exchange across the neuronal membrane and depolarizes the membrane potential. </w:t>
      </w:r>
      <w:proofErr w:type="spellStart"/>
      <w:r w:rsidRPr="002C5C87">
        <w:rPr>
          <w:rFonts w:ascii="Times New Roman" w:eastAsia="MS Mincho" w:hAnsi="Times New Roman" w:cs="Times New Roman"/>
          <w:color w:val="000000"/>
          <w:sz w:val="24"/>
          <w:szCs w:val="24"/>
        </w:rPr>
        <w:t>Sonoporation</w:t>
      </w:r>
      <w:proofErr w:type="spellEnd"/>
      <w:r w:rsidRPr="002C5C87">
        <w:rPr>
          <w:rFonts w:ascii="Times New Roman" w:eastAsia="MS Mincho" w:hAnsi="Times New Roman" w:cs="Times New Roman"/>
          <w:color w:val="000000"/>
          <w:sz w:val="24"/>
          <w:szCs w:val="24"/>
        </w:rPr>
        <w:t xml:space="preserve"> has been demonstrated in fiber and thin film based optoacoustic devices for applications including </w:t>
      </w:r>
      <w:r w:rsidRPr="002C5C87">
        <w:rPr>
          <w:rFonts w:ascii="Times New Roman" w:eastAsia="SimSun" w:hAnsi="Times New Roman" w:cs="Times New Roman"/>
          <w:color w:val="000000"/>
          <w:sz w:val="24"/>
          <w:szCs w:val="24"/>
          <w:lang w:eastAsia="en-US"/>
        </w:rPr>
        <w:t>drug delivery</w:t>
      </w:r>
      <w:r w:rsidRPr="002C5C87">
        <w:rPr>
          <w:rFonts w:ascii="Times New Roman" w:eastAsia="SimSun" w:hAnsi="Times New Roman" w:cs="Times New Roman"/>
          <w:color w:val="000000"/>
          <w:sz w:val="24"/>
          <w:szCs w:val="24"/>
          <w:lang w:eastAsia="en-US"/>
        </w:rPr>
        <w:fldChar w:fldCharType="begin"/>
      </w:r>
      <w:r>
        <w:rPr>
          <w:rFonts w:ascii="Times New Roman" w:eastAsia="SimSun" w:hAnsi="Times New Roman" w:cs="Times New Roman"/>
          <w:color w:val="000000"/>
          <w:sz w:val="24"/>
          <w:szCs w:val="24"/>
          <w:lang w:eastAsia="en-US"/>
        </w:rPr>
        <w:instrText xml:space="preserve"> ADDIN EN.CITE &lt;EndNote&gt;&lt;Cite&gt;&lt;Author&gt;Shi&lt;/Author&gt;&lt;Year&gt;2020&lt;/Year&gt;&lt;RecNum&gt;313&lt;/RecNum&gt;&lt;DisplayText&gt;[3]&lt;/DisplayText&gt;&lt;record&gt;&lt;rec-number&gt;313&lt;/rec-number&gt;&lt;foreign-keys&gt;&lt;key app="EN" db-id="prx00stw8d0sxne20x352vfnfv5aff5drvxe" timestamp="1629726390"&gt;313&lt;/key&gt;&lt;/foreign-keys&gt;&lt;ref-type name="Journal Article"&gt;17&lt;/ref-type&gt;&lt;contributors&gt;&lt;authors&gt;&lt;author&gt;Shi, Linli&lt;/author&gt;&lt;author&gt;Jiang, Ying&lt;/author&gt;&lt;author&gt;Zhang, Yi&lt;/author&gt;&lt;author&gt;Lan, Lu&lt;/author&gt;&lt;author&gt;Huang, Yimin&lt;/author&gt;&lt;author&gt;Cheng, Ji-Xin&lt;/author&gt;&lt;author&gt;Yang, Chen&lt;/author&gt;&lt;/authors&gt;&lt;/contributors&gt;&lt;titles&gt;&lt;title&gt;A fiber optoacoustic emitter with controlled ultrasound frequency for cell membrane sonoporation at submillimeter spatial resolution&lt;/title&gt;&lt;secondary-title&gt;Photoacoustics&lt;/secondary-title&gt;&lt;/titles&gt;&lt;periodical&gt;&lt;full-title&gt;Photoacoustics&lt;/full-title&gt;&lt;/periodical&gt;&lt;pages&gt;100208&lt;/pages&gt;&lt;volume&gt;20&lt;/volume&gt;&lt;dates&gt;&lt;year&gt;2020&lt;/year&gt;&lt;/dates&gt;&lt;isbn&gt;2213-5979&lt;/isbn&gt;&lt;urls&gt;&lt;/urls&gt;&lt;/record&gt;&lt;/Cite&gt;&lt;/EndNote&gt;</w:instrText>
      </w:r>
      <w:r w:rsidRPr="002C5C87">
        <w:rPr>
          <w:rFonts w:ascii="Times New Roman" w:eastAsia="SimSun" w:hAnsi="Times New Roman" w:cs="Times New Roman"/>
          <w:color w:val="000000"/>
          <w:sz w:val="24"/>
          <w:szCs w:val="24"/>
          <w:lang w:eastAsia="en-US"/>
        </w:rPr>
        <w:fldChar w:fldCharType="separate"/>
      </w:r>
      <w:r>
        <w:rPr>
          <w:rFonts w:ascii="Times New Roman" w:eastAsia="SimSun" w:hAnsi="Times New Roman" w:cs="Times New Roman"/>
          <w:noProof/>
          <w:color w:val="000000"/>
          <w:sz w:val="24"/>
          <w:szCs w:val="24"/>
          <w:lang w:eastAsia="en-US"/>
        </w:rPr>
        <w:t>[3]</w:t>
      </w:r>
      <w:r w:rsidRPr="002C5C87">
        <w:rPr>
          <w:rFonts w:ascii="Times New Roman" w:eastAsia="SimSun" w:hAnsi="Times New Roman" w:cs="Times New Roman"/>
          <w:color w:val="000000"/>
          <w:sz w:val="24"/>
          <w:szCs w:val="24"/>
          <w:lang w:eastAsia="en-US"/>
        </w:rPr>
        <w:fldChar w:fldCharType="end"/>
      </w:r>
      <w:r w:rsidRPr="002C5C87">
        <w:rPr>
          <w:rFonts w:ascii="Times New Roman" w:eastAsia="SimSun" w:hAnsi="Times New Roman" w:cs="Times New Roman"/>
          <w:color w:val="000000"/>
          <w:sz w:val="24"/>
          <w:szCs w:val="24"/>
          <w:lang w:eastAsia="en-US"/>
        </w:rPr>
        <w:t>, gene transfection</w:t>
      </w:r>
      <w:r w:rsidRPr="002C5C87">
        <w:rPr>
          <w:rFonts w:ascii="Times New Roman" w:eastAsia="SimSun" w:hAnsi="Times New Roman" w:cs="Times New Roman"/>
          <w:color w:val="000000"/>
          <w:sz w:val="24"/>
          <w:szCs w:val="24"/>
          <w:lang w:eastAsia="en-US"/>
        </w:rPr>
        <w:fldChar w:fldCharType="begin"/>
      </w:r>
      <w:r>
        <w:rPr>
          <w:rFonts w:ascii="Times New Roman" w:eastAsia="SimSun" w:hAnsi="Times New Roman" w:cs="Times New Roman"/>
          <w:color w:val="000000"/>
          <w:sz w:val="24"/>
          <w:szCs w:val="24"/>
          <w:lang w:eastAsia="en-US"/>
        </w:rPr>
        <w:instrText xml:space="preserve"> ADDIN EN.CITE &lt;EndNote&gt;&lt;Cite&gt;&lt;Author&gt;Silva&lt;/Author&gt;&lt;Year&gt;2019&lt;/Year&gt;&lt;RecNum&gt;314&lt;/RecNum&gt;&lt;DisplayText&gt;[15]&lt;/DisplayText&gt;&lt;record&gt;&lt;rec-number&gt;314&lt;/rec-number&gt;&lt;foreign-keys&gt;&lt;key app="EN" db-id="prx00stw8d0sxne20x352vfnfv5aff5drvxe" timestamp="1629726483"&gt;314&lt;/key&gt;&lt;/foreign-keys&gt;&lt;ref-type name="Journal Article"&gt;17&lt;/ref-type&gt;&lt;contributors&gt;&lt;authors&gt;&lt;author&gt;Silva, Alexandre D&lt;/author&gt;&lt;author&gt;Serpa, Carlos&lt;/author&gt;&lt;author&gt;Arnaut, Luis G&lt;/author&gt;&lt;/authors&gt;&lt;/contributors&gt;&lt;titles&gt;&lt;title&gt;Photoacoustic transfection of DNA encoding GFP&lt;/title&gt;&lt;secondary-title&gt;Scientific reports&lt;/secondary-title&gt;&lt;/titles&gt;&lt;periodical&gt;&lt;full-title&gt;Scientific reports&lt;/full-title&gt;&lt;/periodical&gt;&lt;pages&gt;1-10&lt;/pages&gt;&lt;volume&gt;9&lt;/volume&gt;&lt;number&gt;1&lt;/number&gt;&lt;dates&gt;&lt;year&gt;2019&lt;/year&gt;&lt;/dates&gt;&lt;isbn&gt;2045-2322&lt;/isbn&gt;&lt;urls&gt;&lt;/urls&gt;&lt;/record&gt;&lt;/Cite&gt;&lt;/EndNote&gt;</w:instrText>
      </w:r>
      <w:r w:rsidRPr="002C5C87">
        <w:rPr>
          <w:rFonts w:ascii="Times New Roman" w:eastAsia="SimSun" w:hAnsi="Times New Roman" w:cs="Times New Roman"/>
          <w:color w:val="000000"/>
          <w:sz w:val="24"/>
          <w:szCs w:val="24"/>
          <w:lang w:eastAsia="en-US"/>
        </w:rPr>
        <w:fldChar w:fldCharType="separate"/>
      </w:r>
      <w:r>
        <w:rPr>
          <w:rFonts w:ascii="Times New Roman" w:eastAsia="SimSun" w:hAnsi="Times New Roman" w:cs="Times New Roman"/>
          <w:noProof/>
          <w:color w:val="000000"/>
          <w:sz w:val="24"/>
          <w:szCs w:val="24"/>
          <w:lang w:eastAsia="en-US"/>
        </w:rPr>
        <w:t>[15]</w:t>
      </w:r>
      <w:r w:rsidRPr="002C5C87">
        <w:rPr>
          <w:rFonts w:ascii="Times New Roman" w:eastAsia="SimSun" w:hAnsi="Times New Roman" w:cs="Times New Roman"/>
          <w:color w:val="000000"/>
          <w:sz w:val="24"/>
          <w:szCs w:val="24"/>
          <w:lang w:eastAsia="en-US"/>
        </w:rPr>
        <w:fldChar w:fldCharType="end"/>
      </w:r>
      <w:ins w:id="14" w:author="Microsoft Office User" w:date="2022-12-15T15:11:00Z">
        <w:r w:rsidR="00E70993">
          <w:rPr>
            <w:rFonts w:ascii="Times New Roman" w:eastAsia="MS Mincho" w:hAnsi="Times New Roman" w:cs="Times New Roman"/>
            <w:color w:val="000000"/>
            <w:sz w:val="24"/>
            <w:szCs w:val="24"/>
          </w:rPr>
          <w:t>. Notably,</w:t>
        </w:r>
        <w:commentRangeStart w:id="15"/>
        <w:r w:rsidR="00E70993">
          <w:rPr>
            <w:rFonts w:ascii="Times New Roman" w:eastAsia="MS Mincho" w:hAnsi="Times New Roman" w:cs="Times New Roman"/>
            <w:color w:val="000000"/>
            <w:sz w:val="24"/>
            <w:szCs w:val="24"/>
          </w:rPr>
          <w:t xml:space="preserve"> </w:t>
        </w:r>
        <w:commentRangeEnd w:id="15"/>
        <w:r w:rsidR="00E70993">
          <w:rPr>
            <w:rStyle w:val="CommentReference"/>
          </w:rPr>
          <w:commentReference w:id="15"/>
        </w:r>
      </w:ins>
      <w:del w:id="16" w:author="Microsoft Office User" w:date="2022-12-15T15:11:00Z">
        <w:r w:rsidRPr="002C5C87" w:rsidDel="00E70993">
          <w:rPr>
            <w:rFonts w:ascii="Times New Roman" w:eastAsia="MS Mincho" w:hAnsi="Times New Roman" w:cs="Times New Roman"/>
            <w:color w:val="000000"/>
            <w:sz w:val="24"/>
            <w:szCs w:val="24"/>
          </w:rPr>
          <w:delText>,</w:delText>
        </w:r>
      </w:del>
      <w:r w:rsidRPr="002C5C87">
        <w:rPr>
          <w:rFonts w:ascii="Times New Roman" w:eastAsia="MS Mincho" w:hAnsi="Times New Roman" w:cs="Times New Roman"/>
          <w:color w:val="000000"/>
          <w:sz w:val="24"/>
          <w:szCs w:val="24"/>
        </w:rPr>
        <w:t xml:space="preserve"> but its contribution in optoacoustic neuromodulation remains unknown. Future investigations of model membrane system, combining optoacoustic stimulation and whole cell electrophysiology could shed light to this hypothesis.</w:t>
      </w:r>
    </w:p>
    <w:p w14:paraId="58B1B93F" w14:textId="5AD572AD" w:rsidR="002C5C87" w:rsidRPr="002C5C87" w:rsidDel="00E70993" w:rsidRDefault="002C5C87" w:rsidP="002C5C87">
      <w:pPr>
        <w:spacing w:after="0" w:line="480" w:lineRule="auto"/>
        <w:ind w:firstLine="720"/>
        <w:jc w:val="both"/>
        <w:rPr>
          <w:del w:id="17" w:author="Microsoft Office User" w:date="2022-12-15T15:17:00Z"/>
          <w:rFonts w:ascii="Times New Roman" w:eastAsia="MS Mincho" w:hAnsi="Times New Roman" w:cs="Times New Roman"/>
          <w:color w:val="000000"/>
          <w:sz w:val="24"/>
          <w:szCs w:val="24"/>
        </w:rPr>
      </w:pPr>
      <w:del w:id="18" w:author="Microsoft Office User" w:date="2022-12-15T15:17:00Z">
        <w:r w:rsidRPr="002C5C87" w:rsidDel="00E70993">
          <w:rPr>
            <w:rFonts w:ascii="Times New Roman" w:eastAsia="MS Mincho" w:hAnsi="Times New Roman" w:cs="Times New Roman"/>
            <w:color w:val="000000"/>
            <w:sz w:val="24"/>
            <w:szCs w:val="24"/>
          </w:rPr>
          <w:delText>The involvement of auditory pathway has recently attracted a lot of attention in transcranial ultrasound neuromodulation</w:delText>
        </w:r>
        <w:r w:rsidRPr="002C5C87" w:rsidDel="00E70993">
          <w:rPr>
            <w:rFonts w:ascii="Times New Roman" w:eastAsia="MS Mincho" w:hAnsi="Times New Roman" w:cs="Times New Roman"/>
            <w:color w:val="000000"/>
            <w:sz w:val="24"/>
            <w:szCs w:val="24"/>
          </w:rPr>
          <w:fldChar w:fldCharType="begin"/>
        </w:r>
        <w:r w:rsidDel="00E70993">
          <w:rPr>
            <w:rFonts w:ascii="Times New Roman" w:eastAsia="MS Mincho" w:hAnsi="Times New Roman" w:cs="Times New Roman"/>
            <w:color w:val="000000"/>
            <w:sz w:val="24"/>
            <w:szCs w:val="24"/>
          </w:rPr>
          <w:delInstrText xml:space="preserve"> ADDIN EN.CITE &lt;EndNote&gt;&lt;Cite&gt;&lt;Author&gt;Sato&lt;/Author&gt;&lt;Year&gt;2018&lt;/Year&gt;&lt;RecNum&gt;68&lt;/RecNum&gt;&lt;DisplayText&gt;[6, 7]&lt;/DisplayText&gt;&lt;record&gt;&lt;rec-number&gt;68&lt;/rec-number&gt;&lt;foreign-keys&gt;&lt;key app="EN" db-id="prx00stw8d0sxne20x352vfnfv5aff5drvxe" timestamp="1585191117"&gt;68&lt;/key&gt;&lt;/foreign-keys&gt;&lt;ref-type name="Journal Article"&gt;17&lt;/ref-type&gt;&lt;contributors&gt;&lt;authors&gt;&lt;author&gt;Sato, Tomokazu&lt;/author&gt;&lt;author&gt;Shapiro, Mikhail G&lt;/author&gt;&lt;author&gt;Tsao, Doris Y&lt;/author&gt;&lt;/authors&gt;&lt;/contributors&gt;&lt;titles&gt;&lt;title&gt;Ultrasonic neuromodulation causes widespread cortical activation via an indirect auditory mechanism&lt;/title&gt;&lt;secondary-title&gt;Neuron&lt;/secondary-title&gt;&lt;/titles&gt;&lt;periodical&gt;&lt;full-title&gt;Neuron&lt;/full-title&gt;&lt;/periodical&gt;&lt;pages&gt;1031-1041. e5&lt;/pages&gt;&lt;volume&gt;98&lt;/volume&gt;&lt;number&gt;5&lt;/number&gt;&lt;dates&gt;&lt;year&gt;2018&lt;/year&gt;&lt;/dates&gt;&lt;isbn&gt;0896-6273&lt;/isbn&gt;&lt;urls&gt;&lt;/urls&gt;&lt;/record&gt;&lt;/Cite&gt;&lt;Cite&gt;&lt;Author&gt;Guo&lt;/Author&gt;&lt;Year&gt;2018&lt;/Year&gt;&lt;RecNum&gt;67&lt;/RecNum&gt;&lt;record&gt;&lt;rec-number&gt;67&lt;/rec-number&gt;&lt;foreign-keys&gt;&lt;key app="EN" db-id="prx00stw8d0sxne20x352vfnfv5aff5drvxe" timestamp="1585191084"&gt;67&lt;/key&gt;&lt;/foreign-keys&gt;&lt;ref-type name="Journal Article"&gt;17&lt;/ref-type&gt;&lt;contributors&gt;&lt;authors&gt;&lt;author&gt;Guo, Hongsun&lt;/author&gt;&lt;author&gt;Hamilton II, Mark&lt;/author&gt;&lt;author&gt;Offutt, Sarah J&lt;/author&gt;&lt;author&gt;Gloeckner, Cory D&lt;/author&gt;&lt;author&gt;Li, Tianqi&lt;/author&gt;&lt;author&gt;Kim, Yohan&lt;/author&gt;&lt;author&gt;Legon, Wynn&lt;/author&gt;&lt;author&gt;Alford, Jamu K&lt;/author&gt;&lt;author&gt;Lim, Hubert H&lt;/author&gt;&lt;/authors&gt;&lt;/contributors&gt;&lt;titles&gt;&lt;title&gt;Ultrasound produces extensive brain activation via a cochlear pathway&lt;/title&gt;&lt;secondary-title&gt;Neuron&lt;/secondary-title&gt;&lt;/titles&gt;&lt;periodical&gt;&lt;full-title&gt;Neuron&lt;/full-title&gt;&lt;/periodical&gt;&lt;pages&gt;1020-1030. e4&lt;/pages&gt;&lt;volume&gt;98&lt;/volume&gt;&lt;number&gt;5&lt;/number&gt;&lt;dates&gt;&lt;year&gt;2018&lt;/year&gt;&lt;/dates&gt;&lt;isbn&gt;0896-6273&lt;/isbn&gt;&lt;urls&gt;&lt;/urls&gt;&lt;/record&gt;&lt;/Cite&gt;&lt;/EndNote&gt;</w:delInstrText>
        </w:r>
        <w:r w:rsidRPr="002C5C87" w:rsidDel="00E70993">
          <w:rPr>
            <w:rFonts w:ascii="Times New Roman" w:eastAsia="MS Mincho" w:hAnsi="Times New Roman" w:cs="Times New Roman"/>
            <w:color w:val="000000"/>
            <w:sz w:val="24"/>
            <w:szCs w:val="24"/>
          </w:rPr>
          <w:fldChar w:fldCharType="separate"/>
        </w:r>
        <w:r w:rsidDel="00E70993">
          <w:rPr>
            <w:rFonts w:ascii="Times New Roman" w:eastAsia="MS Mincho" w:hAnsi="Times New Roman" w:cs="Times New Roman"/>
            <w:noProof/>
            <w:color w:val="000000"/>
            <w:sz w:val="24"/>
            <w:szCs w:val="24"/>
          </w:rPr>
          <w:delText>[6, 7]</w:delText>
        </w:r>
        <w:r w:rsidRPr="002C5C87" w:rsidDel="00E70993">
          <w:rPr>
            <w:rFonts w:ascii="Times New Roman" w:eastAsia="MS Mincho" w:hAnsi="Times New Roman" w:cs="Times New Roman"/>
            <w:color w:val="000000"/>
            <w:sz w:val="24"/>
            <w:szCs w:val="24"/>
          </w:rPr>
          <w:fldChar w:fldCharType="end"/>
        </w:r>
        <w:r w:rsidRPr="002C5C87" w:rsidDel="00E70993">
          <w:rPr>
            <w:rFonts w:ascii="Times New Roman" w:eastAsia="MS Mincho" w:hAnsi="Times New Roman" w:cs="Times New Roman"/>
            <w:color w:val="000000"/>
            <w:sz w:val="24"/>
            <w:szCs w:val="24"/>
          </w:rPr>
          <w:delText>. We argue that auditory activation is unlikely in the case of optoacoustic neuromodulation due to its spatial confinement and extremally low duty cycle. Neural activation demonstrated in cultured primary neurons and in vivo by Jiang et al. had provided direct evidence clearly ruling out the auditory involvement in the optoacoustic stimulation</w:delText>
        </w:r>
        <w:r w:rsidRPr="002C5C87" w:rsidDel="00E70993">
          <w:rPr>
            <w:rFonts w:ascii="Times New Roman" w:eastAsia="MS Mincho" w:hAnsi="Times New Roman" w:cs="Times New Roman"/>
            <w:color w:val="000000"/>
            <w:sz w:val="24"/>
            <w:szCs w:val="24"/>
          </w:rPr>
          <w:fldChar w:fldCharType="begin"/>
        </w:r>
        <w:r w:rsidDel="00E70993">
          <w:rPr>
            <w:rFonts w:ascii="Times New Roman" w:eastAsia="MS Mincho" w:hAnsi="Times New Roman" w:cs="Times New Roman"/>
            <w:color w:val="000000"/>
            <w:sz w:val="24"/>
            <w:szCs w:val="24"/>
          </w:rPr>
          <w:delInstrText xml:space="preserve"> ADDIN EN.CITE &lt;EndNote&gt;&lt;Cite&gt;&lt;Author&gt;Jiang&lt;/Author&gt;&lt;Year&gt;2020&lt;/Year&gt;&lt;RecNum&gt;72&lt;/RecNum&gt;&lt;DisplayText&gt;[16]&lt;/DisplayText&gt;&lt;record&gt;&lt;rec-number&gt;72&lt;/rec-number&gt;&lt;foreign-keys&gt;&lt;key app="EN" db-id="rfw2fwftk090s9etfz0xrrd1p0wd55wwr5zr" timestamp="1604157326"&gt;72&lt;/key&gt;&lt;/foreign-keys&gt;&lt;ref-type name="Journal Article"&gt;17&lt;/ref-type&gt;&lt;contributors&gt;&lt;authors&gt;&lt;author&gt;Jiang, Ying&lt;/author&gt;&lt;author&gt;Lee, Hyeon Jeong&lt;/author&gt;&lt;author&gt;Lan, Lu&lt;/author&gt;&lt;author&gt;Tseng, Hua-an&lt;/author&gt;&lt;author&gt;Yang, Chen&lt;/author&gt;&lt;author&gt;Man, Heng-Ye&lt;/author&gt;&lt;author&gt;Han, Xue&lt;/author&gt;&lt;author&gt;Cheng, Ji-Xin&lt;/author&gt;&lt;/authors&gt;&lt;/contributors&gt;&lt;titles&gt;&lt;title&gt;Optoacoustic brain stimulation at submillimeter spatial precision&lt;/title&gt;&lt;secondary-title&gt;Nature Communications&lt;/secondary-title&gt;&lt;/titles&gt;&lt;periodical&gt;&lt;full-title&gt;Nature communications&lt;/full-title&gt;&lt;/periodical&gt;&lt;pages&gt;1-9&lt;/pages&gt;&lt;volume&gt;11&lt;/volume&gt;&lt;number&gt;1&lt;/number&gt;&lt;dates&gt;&lt;year&gt;2020&lt;/year&gt;&lt;/dates&gt;&lt;isbn&gt;2041-1723&lt;/isbn&gt;&lt;urls&gt;&lt;/urls&gt;&lt;/record&gt;&lt;/Cite&gt;&lt;/EndNote&gt;</w:delInstrText>
        </w:r>
        <w:r w:rsidRPr="002C5C87" w:rsidDel="00E70993">
          <w:rPr>
            <w:rFonts w:ascii="Times New Roman" w:eastAsia="MS Mincho" w:hAnsi="Times New Roman" w:cs="Times New Roman"/>
            <w:color w:val="000000"/>
            <w:sz w:val="24"/>
            <w:szCs w:val="24"/>
          </w:rPr>
          <w:fldChar w:fldCharType="separate"/>
        </w:r>
        <w:r w:rsidDel="00E70993">
          <w:rPr>
            <w:rFonts w:ascii="Times New Roman" w:eastAsia="MS Mincho" w:hAnsi="Times New Roman" w:cs="Times New Roman"/>
            <w:noProof/>
            <w:color w:val="000000"/>
            <w:sz w:val="24"/>
            <w:szCs w:val="24"/>
          </w:rPr>
          <w:delText>[16]</w:delText>
        </w:r>
        <w:r w:rsidRPr="002C5C87" w:rsidDel="00E70993">
          <w:rPr>
            <w:rFonts w:ascii="Times New Roman" w:eastAsia="MS Mincho" w:hAnsi="Times New Roman" w:cs="Times New Roman"/>
            <w:color w:val="000000"/>
            <w:sz w:val="24"/>
            <w:szCs w:val="24"/>
          </w:rPr>
          <w:fldChar w:fldCharType="end"/>
        </w:r>
        <w:r w:rsidRPr="002C5C87" w:rsidDel="00E70993">
          <w:rPr>
            <w:rFonts w:ascii="Times New Roman" w:eastAsia="MS Mincho" w:hAnsi="Times New Roman" w:cs="Times New Roman"/>
            <w:color w:val="000000"/>
            <w:sz w:val="24"/>
            <w:szCs w:val="24"/>
          </w:rPr>
          <w:delText xml:space="preserve">. </w:delText>
        </w:r>
      </w:del>
    </w:p>
    <w:p w14:paraId="351C892B" w14:textId="7720AD29" w:rsidR="002C5C87" w:rsidRPr="002C5C87" w:rsidRDefault="002C5C87" w:rsidP="002C5C87">
      <w:pPr>
        <w:spacing w:after="0" w:line="480" w:lineRule="auto"/>
        <w:ind w:firstLine="720"/>
        <w:jc w:val="both"/>
        <w:rPr>
          <w:rFonts w:ascii="Times New Roman" w:eastAsia="SimSun" w:hAnsi="Times New Roman" w:cs="Times New Roman"/>
          <w:color w:val="000000"/>
          <w:sz w:val="24"/>
          <w:szCs w:val="24"/>
        </w:rPr>
      </w:pPr>
      <w:r w:rsidRPr="002C5C87">
        <w:rPr>
          <w:rFonts w:ascii="Times New Roman" w:eastAsia="MS Mincho" w:hAnsi="Times New Roman" w:cs="Times New Roman"/>
          <w:color w:val="000000"/>
          <w:sz w:val="24"/>
          <w:szCs w:val="24"/>
        </w:rPr>
        <w:t>Another pathway recently reported is the astrocytes signaling</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&lt;EndNote&gt;&lt;Cite&gt;&lt;Author&gt;Oh&lt;/Author&gt;&lt;Year&gt;2020&lt;/Year&gt;&lt;RecNum&gt;406&lt;/RecNum&gt;&lt;DisplayText&gt;[17]&lt;/DisplayText&gt;&lt;record&gt;&lt;rec-number&gt;406&lt;/rec-number&gt;&lt;foreign-keys&gt;&lt;key app="EN" db-id="prx00stw8d0sxne20x352vfnfv5aff5drvxe" timestamp="1654830075"&gt;406&lt;/key&gt;&lt;/foreign-keys&gt;&lt;ref-type name="Journal Article"&gt;17&lt;/ref-type&gt;&lt;contributors&gt;&lt;authors&gt;&lt;author&gt;Oh, Soo-Jin&lt;/author&gt;&lt;author&gt;Lee, Jung Moo&lt;/author&gt;&lt;author&gt;Kim, Hyun-Bum&lt;/author&gt;&lt;author&gt;Lee, Jungpyo&lt;/author&gt;&lt;author&gt;Han, Sungmin&lt;/author&gt;&lt;author&gt;Bae, Jin Young&lt;/author&gt;&lt;author&gt;Hong, Gyu-Sang&lt;/author&gt;&lt;author&gt;Koh, Wuhyun&lt;/author&gt;&lt;author&gt;Kwon, Jea&lt;/author&gt;&lt;author&gt;Hwang, Eun-Sang&lt;/author&gt;&lt;/authors&gt;&lt;/contributors&gt;&lt;titles&gt;&lt;title&gt;Ultrasonic neuromodulation via astrocytic TRPA1&lt;/title&gt;&lt;secondary-title&gt;Current Biology&lt;/secondary-title&gt;&lt;/titles&gt;&lt;periodical&gt;&lt;full-title&gt;Current Biology&lt;/full-title&gt;&lt;/periodical&gt;&lt;pages&gt;948&lt;/pages&gt;&lt;volume&gt;30&lt;/volume&gt;&lt;number&gt;5&lt;/number&gt;&lt;dates&gt;&lt;year&gt;2020&lt;/year&gt;&lt;/dates&gt;&lt;isbn&gt;0960-9822&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[17]</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In this systematic study, </w:t>
      </w:r>
      <w:proofErr w:type="gramStart"/>
      <w:r w:rsidRPr="002C5C87">
        <w:rPr>
          <w:rFonts w:ascii="Times New Roman" w:eastAsia="MS Mincho" w:hAnsi="Times New Roman" w:cs="Times New Roman"/>
          <w:color w:val="000000"/>
          <w:sz w:val="24"/>
          <w:szCs w:val="24"/>
        </w:rPr>
        <w:t>Oh</w:t>
      </w:r>
      <w:proofErr w:type="gramEnd"/>
      <w:r w:rsidRPr="002C5C87">
        <w:rPr>
          <w:rFonts w:ascii="Times New Roman" w:eastAsia="MS Mincho" w:hAnsi="Times New Roman" w:cs="Times New Roman"/>
          <w:color w:val="000000"/>
          <w:sz w:val="24"/>
          <w:szCs w:val="24"/>
        </w:rPr>
        <w:t xml:space="preserve"> et al. showed that the low frequency low intensity ultrasound triggered the opening of mechanosensitive TRPA1 (transient receptor potential cation channel, subfamily A, member 1) channel in astrocytes. Then the calcium influx caused the release of glutamate via the Best1 (Bestrophin-1) channel, which ultimately activated the NMDA (N-methyl-D-aspartate) receptors in surrounding neurons. Since the TRPA1 is expressed in astrocytes of the hippocampus, cortex, and trigeminal caudal nucleus, serving as a calcium regulator, it is likely that this pathway is involved in ultrasound modulation in vivo. </w:t>
      </w:r>
      <w:commentRangeStart w:id="19"/>
      <w:r w:rsidRPr="002C5C87">
        <w:rPr>
          <w:rFonts w:ascii="Times New Roman" w:eastAsia="MS Mincho" w:hAnsi="Times New Roman" w:cs="Times New Roman"/>
          <w:color w:val="000000"/>
          <w:sz w:val="24"/>
          <w:szCs w:val="24"/>
        </w:rPr>
        <w:t xml:space="preserve">The only thing that would have made this work better is if they patch clamp was performed under the real ultrasound treatment. Oh et al. encountered a difficulty in measuring the channel current because low intensity low frequency focused ultrasound (LILFU) disrupted the whole-cell patch clamp, which led them to change the stimulation strategy from ultrasound into three different ways: a piezo-electrically driven fast </w:t>
      </w:r>
      <w:r w:rsidRPr="002C5C87">
        <w:rPr>
          <w:rFonts w:ascii="Times New Roman" w:eastAsia="MS Mincho" w:hAnsi="Times New Roman" w:cs="Times New Roman"/>
          <w:color w:val="000000"/>
          <w:sz w:val="24"/>
          <w:szCs w:val="24"/>
        </w:rPr>
        <w:lastRenderedPageBreak/>
        <w:t xml:space="preserve">exerted mechanical stimulation, a fast-exerted negative pressure under cell-attached configuration, and a slow exerted poking with glass pipette. Although the pipette poking strategy gave a repeatable channel current, the mechanical perturb differs from ultrasound, which intrinsically consists of positive and negative pressure within a cycle on the time scale of </w:t>
      </w:r>
      <w:r w:rsidRPr="002C5C87">
        <w:rPr>
          <w:rFonts w:ascii="SimSun" w:eastAsia="SimSun" w:hAnsi="SimSun" w:cs="Times New Roman" w:hint="eastAsia"/>
          <w:color w:val="000000"/>
          <w:sz w:val="24"/>
          <w:szCs w:val="24"/>
        </w:rPr>
        <w:t>＜</w:t>
      </w:r>
      <w:r w:rsidRPr="002C5C87">
        <w:rPr>
          <w:rFonts w:ascii="Times New Roman" w:eastAsia="SimSun" w:hAnsi="Times New Roman" w:cs="Times New Roman" w:hint="eastAsia"/>
          <w:color w:val="000000"/>
          <w:sz w:val="24"/>
          <w:szCs w:val="24"/>
        </w:rPr>
        <w:t>5</w:t>
      </w:r>
      <w:r w:rsidRPr="002C5C87">
        <w:rPr>
          <w:rFonts w:ascii="Times New Roman" w:eastAsia="SimSun" w:hAnsi="Times New Roman" w:cs="Times New Roman"/>
          <w:color w:val="000000"/>
          <w:sz w:val="24"/>
          <w:szCs w:val="24"/>
        </w:rPr>
        <w:t xml:space="preserve">0 </w:t>
      </w:r>
      <w:r w:rsidRPr="002C5C87">
        <w:rPr>
          <w:rFonts w:ascii="Calibri" w:eastAsia="SimSun" w:hAnsi="Calibri" w:cs="Calibri"/>
          <w:color w:val="000000"/>
          <w:sz w:val="24"/>
          <w:szCs w:val="24"/>
        </w:rPr>
        <w:t>µ</w:t>
      </w:r>
      <w:r w:rsidRPr="002C5C87">
        <w:rPr>
          <w:rFonts w:ascii="Times New Roman" w:eastAsia="SimSun" w:hAnsi="Times New Roman" w:cs="Times New Roman" w:hint="eastAsia"/>
          <w:color w:val="000000"/>
          <w:sz w:val="24"/>
          <w:szCs w:val="24"/>
        </w:rPr>
        <w:t>s</w:t>
      </w:r>
      <w:r w:rsidRPr="002C5C87">
        <w:rPr>
          <w:rFonts w:ascii="Times New Roman" w:eastAsia="SimSun" w:hAnsi="Times New Roman" w:cs="Times New Roman"/>
          <w:color w:val="000000"/>
          <w:sz w:val="24"/>
          <w:szCs w:val="24"/>
        </w:rPr>
        <w:t xml:space="preserve">. Thus, this pathway needs to be further validated through reliable patch clamp study under ultrasound treatment. </w:t>
      </w:r>
      <w:commentRangeEnd w:id="19"/>
      <w:r w:rsidR="00C95DAD">
        <w:rPr>
          <w:rStyle w:val="CommentReference"/>
        </w:rPr>
        <w:commentReference w:id="19"/>
      </w:r>
    </w:p>
    <w:p w14:paraId="22C703F3" w14:textId="4AC6890D" w:rsidR="002C5C87" w:rsidRPr="002C5C87" w:rsidRDefault="002C5C87" w:rsidP="002C5C87">
      <w:pPr>
        <w:spacing w:after="0" w:line="480" w:lineRule="auto"/>
        <w:ind w:firstLine="720"/>
        <w:jc w:val="both"/>
        <w:rPr>
          <w:rFonts w:ascii="Times New Roman" w:eastAsia="MS Mincho" w:hAnsi="Times New Roman" w:cs="Times New Roman"/>
          <w:strike/>
          <w:color w:val="0070C0"/>
          <w:sz w:val="24"/>
          <w:szCs w:val="24"/>
        </w:rPr>
      </w:pPr>
      <w:r w:rsidRPr="002C5C87">
        <w:rPr>
          <w:rFonts w:ascii="Times New Roman" w:eastAsia="MS Mincho" w:hAnsi="Times New Roman" w:cs="Times New Roman"/>
          <w:color w:val="000000"/>
          <w:sz w:val="24"/>
          <w:szCs w:val="24"/>
        </w:rPr>
        <w:t xml:space="preserve">Lastly, activation of mechanosensitive ion channels has been the most studied hypothesis for acoustic neuromodulation. In an oocyte membrane system, </w:t>
      </w:r>
      <w:proofErr w:type="spellStart"/>
      <w:r w:rsidRPr="002C5C87">
        <w:rPr>
          <w:rFonts w:ascii="Times New Roman" w:eastAsia="MS Mincho" w:hAnsi="Times New Roman" w:cs="Times New Roman"/>
          <w:color w:val="000000"/>
          <w:sz w:val="24"/>
          <w:szCs w:val="24"/>
        </w:rPr>
        <w:t>Kubanek</w:t>
      </w:r>
      <w:proofErr w:type="spellEnd"/>
      <w:r w:rsidRPr="002C5C87">
        <w:rPr>
          <w:rFonts w:ascii="Times New Roman" w:eastAsia="MS Mincho" w:hAnsi="Times New Roman" w:cs="Times New Roman"/>
          <w:color w:val="000000"/>
          <w:sz w:val="24"/>
          <w:szCs w:val="24"/>
        </w:rPr>
        <w:t xml:space="preserve"> et al. recorded ion channel current from mechanosensitive ion channels including TREK-1, TREK-2 and TRAAK and Na</w:t>
      </w:r>
      <w:r w:rsidRPr="002C5C87">
        <w:rPr>
          <w:rFonts w:ascii="Times New Roman" w:eastAsia="MS Mincho" w:hAnsi="Times New Roman" w:cs="Times New Roman"/>
          <w:color w:val="000000"/>
          <w:sz w:val="24"/>
          <w:szCs w:val="24"/>
          <w:vertAlign w:val="subscript"/>
        </w:rPr>
        <w:t>v</w:t>
      </w:r>
      <w:r w:rsidRPr="002C5C87">
        <w:rPr>
          <w:rFonts w:ascii="Times New Roman" w:eastAsia="MS Mincho" w:hAnsi="Times New Roman" w:cs="Times New Roman"/>
          <w:color w:val="000000"/>
          <w:sz w:val="24"/>
          <w:szCs w:val="24"/>
        </w:rPr>
        <w:t>1.5</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&lt;EndNote&gt;&lt;Cite&gt;&lt;Author&gt;Kubanek&lt;/Author&gt;&lt;Year&gt;2016&lt;/Year&gt;&lt;RecNum&gt;320&lt;/RecNum&gt;&lt;DisplayText&gt;[8]&lt;/DisplayText&gt;&lt;record&gt;&lt;rec-number&gt;320&lt;/rec-number&gt;&lt;foreign-keys&gt;&lt;key app="EN" db-id="prx00stw8d0sxne20x352vfnfv5aff5drvxe" timestamp="1629773936"&gt;320&lt;/key&gt;&lt;/foreign-keys&gt;&lt;ref-type name="Journal Article"&gt;17&lt;/ref-type&gt;&lt;contributors&gt;&lt;authors&gt;&lt;author&gt;Kubanek, Jan&lt;/author&gt;&lt;author&gt;Shi, Jingyi&lt;/author&gt;&lt;author&gt;Marsh, Jon&lt;/author&gt;&lt;author&gt;Chen, Di&lt;/author&gt;&lt;author&gt;Deng, Cheri&lt;/author&gt;&lt;author&gt;Cui, Jianmin&lt;/author&gt;&lt;/authors&gt;&lt;/contributors&gt;&lt;titles&gt;&lt;title&gt;Ultrasound modulates ion channel currents&lt;/title&gt;&lt;secondary-title&gt;Scientific reports&lt;/secondary-title&gt;&lt;/titles&gt;&lt;periodical&gt;&lt;full-title&gt;Scientific reports&lt;/full-title&gt;&lt;/periodical&gt;&lt;pages&gt;1-14&lt;/pages&gt;&lt;volume&gt;6&lt;/volume&gt;&lt;number&gt;1&lt;/number&gt;&lt;dates&gt;&lt;year&gt;2016&lt;/year&gt;&lt;/dates&gt;&lt;isbn&gt;2045-2322&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[8]</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w:t>
      </w:r>
      <w:del w:id="20" w:author="Microsoft Office User" w:date="2022-12-15T15:24:00Z">
        <w:r w:rsidRPr="002C5C87" w:rsidDel="00C95DAD">
          <w:rPr>
            <w:rFonts w:ascii="Times New Roman" w:eastAsia="MS Mincho" w:hAnsi="Times New Roman" w:cs="Times New Roman"/>
            <w:color w:val="000000"/>
            <w:sz w:val="24"/>
            <w:szCs w:val="24"/>
          </w:rPr>
          <w:delText xml:space="preserve">A few years later, </w:delText>
        </w:r>
      </w:del>
      <w:proofErr w:type="spellStart"/>
      <w:r w:rsidRPr="002C5C87">
        <w:rPr>
          <w:rFonts w:ascii="Times New Roman" w:eastAsia="MS Mincho" w:hAnsi="Times New Roman" w:cs="Times New Roman"/>
          <w:color w:val="000000"/>
          <w:sz w:val="24"/>
          <w:szCs w:val="24"/>
        </w:rPr>
        <w:t>Kubanek</w:t>
      </w:r>
      <w:proofErr w:type="spellEnd"/>
      <w:r w:rsidRPr="002C5C87">
        <w:rPr>
          <w:rFonts w:ascii="Times New Roman" w:eastAsia="MS Mincho" w:hAnsi="Times New Roman" w:cs="Times New Roman"/>
          <w:color w:val="000000"/>
          <w:sz w:val="24"/>
          <w:szCs w:val="24"/>
        </w:rPr>
        <w:t xml:space="preserve"> et al. identified </w:t>
      </w:r>
      <w:r w:rsidRPr="002C5C87">
        <w:rPr>
          <w:rFonts w:ascii="Times New Roman" w:eastAsia="MS Mincho" w:hAnsi="Times New Roman" w:cs="Times New Roman"/>
          <w:color w:val="000000"/>
          <w:sz w:val="24"/>
          <w:szCs w:val="24"/>
          <w:shd w:val="clear" w:color="auto" w:fill="FFFFFF"/>
        </w:rPr>
        <w:t>MEC-4</w:t>
      </w:r>
      <w:r w:rsidRPr="002C5C87">
        <w:rPr>
          <w:rFonts w:ascii="Times New Roman" w:eastAsia="MS Mincho" w:hAnsi="Times New Roman" w:cs="Times New Roman"/>
          <w:color w:val="000000"/>
          <w:sz w:val="24"/>
          <w:szCs w:val="24"/>
        </w:rPr>
        <w:t>, an ion channel for a touch sensation was required for ultrasound modulated response in Caenorhabditis elegans</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&lt;EndNote&gt;&lt;Cite&gt;&lt;Author&gt;Kubanek&lt;/Author&gt;&lt;Year&gt;2018&lt;/Year&gt;&lt;RecNum&gt;126&lt;/RecNum&gt;&lt;DisplayText&gt;[9]&lt;/DisplayText&gt;&lt;record&gt;&lt;rec-number&gt;126&lt;/rec-number&gt;&lt;foreign-keys&gt;&lt;key app="EN" db-id="rfw2fwftk090s9etfz0xrrd1p0wd55wwr5zr" timestamp="1604157330"&gt;126&lt;/key&gt;&lt;/foreign-keys&gt;&lt;ref-type name="Journal Article"&gt;17&lt;/ref-type&gt;&lt;contributors&gt;&lt;authors&gt;&lt;author&gt;Kubanek, Jan&lt;/author&gt;&lt;author&gt;Shukla, Poojan&lt;/author&gt;&lt;author&gt;Das, Alakananda&lt;/author&gt;&lt;author&gt;Baccus, Stephen A&lt;/author&gt;&lt;author&gt;Goodman, Miriam B&lt;/author&gt;&lt;/authors&gt;&lt;/contributors&gt;&lt;titles&gt;&lt;title&gt;Ultrasound elicits behavioral responses through mechanical effects on neurons and ion channels in a simple nervous system&lt;/title&gt;&lt;secondary-title&gt;Journal of Neuroscience&lt;/secondary-title&gt;&lt;/titles&gt;&lt;periodical&gt;&lt;full-title&gt;Journal of Neuroscience&lt;/full-title&gt;&lt;/periodical&gt;&lt;pages&gt;3081-3091&lt;/pages&gt;&lt;volume&gt;38&lt;/volume&gt;&lt;number&gt;12&lt;/number&gt;&lt;dates&gt;&lt;year&gt;2018&lt;/year&gt;&lt;/dates&gt;&lt;isbn&gt;0270-6474&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[9]</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In addition, overexpression of TRP-4, a TRPN family channel has been shown to enhance ultrasound modulation in Caenorhabditis elegans as well</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&lt;EndNote&gt;&lt;Cite&gt;&lt;Author&gt;Ibsen&lt;/Author&gt;&lt;Year&gt;2015&lt;/Year&gt;&lt;RecNum&gt;324&lt;/RecNum&gt;&lt;DisplayText&gt;[18]&lt;/DisplayText&gt;&lt;record&gt;&lt;rec-number&gt;324&lt;/rec-number&gt;&lt;foreign-keys&gt;&lt;key app="EN" db-id="prx00stw8d0sxne20x352vfnfv5aff5drvxe" timestamp="1629775703"&gt;324&lt;/key&gt;&lt;/foreign-keys&gt;&lt;ref-type name="Journal Article"&gt;17&lt;/ref-type&gt;&lt;contributors&gt;&lt;authors&gt;&lt;author&gt;Ibsen, Stuart&lt;/author&gt;&lt;author&gt;Tong, Ada&lt;/author&gt;&lt;author&gt;Schutt, Carolyn&lt;/author&gt;&lt;author&gt;Esener, Sadik&lt;/author&gt;&lt;author&gt;Chalasani, Sreekanth H&lt;/author&gt;&lt;/authors&gt;&lt;/contributors&gt;&lt;titles&gt;&lt;title&gt;Sonogenetics is a non-invasive approach to activating neurons in Caenorhabditis elegans&lt;/title&gt;&lt;secondary-title&gt;Nature communications&lt;/secondary-title&gt;&lt;/titles&gt;&lt;periodical&gt;&lt;full-title&gt;Nature communications&lt;/full-title&gt;&lt;/periodical&gt;&lt;pages&gt;1-12&lt;/pages&gt;&lt;volume&gt;6&lt;/volume&gt;&lt;number&gt;1&lt;/number&gt;&lt;dates&gt;&lt;year&gt;2015&lt;/year&gt;&lt;/dates&gt;&lt;isbn&gt;2041-1723&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[18]</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Using calcium imaging, </w:t>
      </w:r>
      <w:proofErr w:type="spellStart"/>
      <w:r w:rsidRPr="002C5C87">
        <w:rPr>
          <w:rFonts w:ascii="Times New Roman" w:eastAsia="MS Mincho" w:hAnsi="Times New Roman" w:cs="Times New Roman"/>
          <w:color w:val="000000"/>
          <w:sz w:val="24"/>
          <w:szCs w:val="24"/>
        </w:rPr>
        <w:t>Gaub</w:t>
      </w:r>
      <w:proofErr w:type="spellEnd"/>
      <w:r w:rsidRPr="002C5C87">
        <w:rPr>
          <w:rFonts w:ascii="Times New Roman" w:eastAsia="MS Mincho" w:hAnsi="Times New Roman" w:cs="Times New Roman"/>
          <w:color w:val="000000"/>
          <w:sz w:val="24"/>
          <w:szCs w:val="24"/>
        </w:rPr>
        <w:t xml:space="preserve"> et al. investigated the neuronal response to pure mechanical stimuli using atomic force microscope cantilever and identified force and pressure required for transient and sustained activation</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&lt;EndNote&gt;&lt;Cite&gt;&lt;Author&gt;Gaub&lt;/Author&gt;&lt;Year&gt;2020&lt;/Year&gt;&lt;RecNum&gt;322&lt;/RecNum&gt;&lt;DisplayText&gt;[19]&lt;/DisplayText&gt;&lt;record&gt;&lt;rec-number&gt;322&lt;/rec-number&gt;&lt;foreign-keys&gt;&lt;key app="EN" db-id="prx00stw8d0sxne20x352vfnfv5aff5drvxe" timestamp="1629774250"&gt;322&lt;/key&gt;&lt;/foreign-keys&gt;&lt;ref-type name="Journal Article"&gt;17&lt;/ref-type&gt;&lt;contributors&gt;&lt;authors&gt;&lt;author&gt;Gaub, Benjamin M&lt;/author&gt;&lt;author&gt;Kasuba, Krishna Chaitanya&lt;/author&gt;&lt;author&gt;Mace, Emilie&lt;/author&gt;&lt;author&gt;Strittmatter, Tobias&lt;/author&gt;&lt;author&gt;Laskowski, Pawel R&lt;/author&gt;&lt;author&gt;Geissler, Sydney A&lt;/author&gt;&lt;author&gt;Hierlemann, Andreas&lt;/author&gt;&lt;author&gt;Fussenegger, Martin&lt;/author&gt;&lt;author&gt;Roska, Botond&lt;/author&gt;&lt;author&gt;Müller, Daniel J&lt;/author&gt;&lt;/authors&gt;&lt;/contributors&gt;&lt;titles&gt;&lt;title&gt;Neurons differentiate magnitude and location of mechanical stimuli&lt;/title&gt;&lt;secondary-title&gt;Proceedings of the National Academy of Sciences&lt;/secondary-title&gt;&lt;/titles&gt;&lt;periodical&gt;&lt;full-title&gt;Proceedings of the National Academy of Sciences&lt;/full-title&gt;&lt;/periodical&gt;&lt;pages&gt;848-856&lt;/pages&gt;&lt;volume&gt;117&lt;/volume&gt;&lt;number&gt;2&lt;/number&gt;&lt;dates&gt;&lt;year&gt;2020&lt;/year&gt;&lt;/dates&gt;&lt;isbn&gt;0027-8424&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[19]</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The contribution of various mechanosensitive ion channels </w:t>
      </w:r>
      <w:ins w:id="21" w:author="Microsoft Office User" w:date="2022-12-15T15:24:00Z">
        <w:r w:rsidR="00C95DAD">
          <w:rPr>
            <w:rFonts w:ascii="Times New Roman" w:eastAsia="MS Mincho" w:hAnsi="Times New Roman" w:cs="Times New Roman"/>
            <w:color w:val="000000"/>
            <w:sz w:val="24"/>
            <w:szCs w:val="24"/>
          </w:rPr>
          <w:t>has also been</w:t>
        </w:r>
      </w:ins>
      <w:del w:id="22" w:author="Microsoft Office User" w:date="2022-12-15T15:24:00Z">
        <w:r w:rsidRPr="002C5C87" w:rsidDel="00C95DAD">
          <w:rPr>
            <w:rFonts w:ascii="Times New Roman" w:eastAsia="MS Mincho" w:hAnsi="Times New Roman" w:cs="Times New Roman"/>
            <w:color w:val="000000"/>
            <w:sz w:val="24"/>
            <w:szCs w:val="24"/>
          </w:rPr>
          <w:delText>was</w:delText>
        </w:r>
      </w:del>
      <w:r w:rsidRPr="002C5C87">
        <w:rPr>
          <w:rFonts w:ascii="Times New Roman" w:eastAsia="MS Mincho" w:hAnsi="Times New Roman" w:cs="Times New Roman"/>
          <w:color w:val="000000"/>
          <w:sz w:val="24"/>
          <w:szCs w:val="24"/>
        </w:rPr>
        <w:t xml:space="preserve"> studied using pharmacological manipulation. Using calcium imaging, </w:t>
      </w:r>
      <w:proofErr w:type="spellStart"/>
      <w:r w:rsidRPr="002C5C87">
        <w:rPr>
          <w:rFonts w:ascii="Times New Roman" w:eastAsia="MS Mincho" w:hAnsi="Times New Roman" w:cs="Times New Roman"/>
          <w:color w:val="000000"/>
          <w:sz w:val="24"/>
          <w:szCs w:val="24"/>
        </w:rPr>
        <w:t>Yoo</w:t>
      </w:r>
      <w:proofErr w:type="spellEnd"/>
      <w:r w:rsidRPr="002C5C87">
        <w:rPr>
          <w:rFonts w:ascii="Times New Roman" w:eastAsia="MS Mincho" w:hAnsi="Times New Roman" w:cs="Times New Roman"/>
          <w:color w:val="000000"/>
          <w:sz w:val="24"/>
          <w:szCs w:val="24"/>
        </w:rPr>
        <w:t xml:space="preserve"> et al. looked at activation of various mechanosensitive ion channels by ultrasound stimulation, and identified the key contribution of three ion channels including TRPP2, TRPC1 and Piezo1</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&lt;EndNote&gt;&lt;Cite&gt;&lt;Author&gt;Yoo&lt;/Author&gt;&lt;Year&gt;2022&lt;/Year&gt;&lt;RecNum&gt;364&lt;/RecNum&gt;&lt;DisplayText&gt;[10]&lt;/DisplayText&gt;&lt;record&gt;&lt;rec-number&gt;364&lt;/rec-number&gt;&lt;foreign-keys&gt;&lt;key app="EN" db-id="prx00stw8d0sxne20x352vfnfv5aff5drvxe" timestamp="1643772709"&gt;364&lt;/key&gt;&lt;/foreign-keys&gt;&lt;ref-type name="Journal Article"&gt;17&lt;/ref-type&gt;&lt;contributors&gt;&lt;authors&gt;&lt;author&gt;Yoo, Sangjin&lt;/author&gt;&lt;author&gt;Mittelstein, David R&lt;/author&gt;&lt;author&gt;Hurt, Robert C&lt;/author&gt;&lt;author&gt;Lacroix, Jerome&lt;/author&gt;&lt;author&gt;Shapiro, Mikhail G&lt;/author&gt;&lt;/authors&gt;&lt;/contributors&gt;&lt;titles&gt;&lt;title&gt;Focused ultrasound excites cortical neurons via mechanosensitive calcium accumulation and ion channel amplification&lt;/title&gt;&lt;secondary-title&gt;Nature Communications&lt;/secondary-title&gt;&lt;/titles&gt;&lt;periodical&gt;&lt;full-title&gt;Nature communications&lt;/full-title&gt;&lt;/periodical&gt;&lt;pages&gt;1-13&lt;/pages&gt;&lt;volume&gt;13&lt;/volume&gt;&lt;number&gt;1&lt;/number&gt;&lt;dates&gt;&lt;year&gt;2022&lt;/year&gt;&lt;/dates&gt;&lt;isbn&gt;2041-1723&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[10]</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Calcium amplification by TRPM4 and voltage gated calcium channels was proposed to be the downstream molecular pathway. </w:t>
      </w:r>
      <w:bookmarkStart w:id="23" w:name="_Hlk92849040"/>
    </w:p>
    <w:bookmarkEnd w:id="23"/>
    <w:p w14:paraId="47EF4623" w14:textId="1BC07F17" w:rsidR="002C5C87" w:rsidRPr="002C5C87" w:rsidRDefault="002C5C87" w:rsidP="002C5C87">
      <w:pPr>
        <w:spacing w:after="0" w:line="480" w:lineRule="auto"/>
        <w:ind w:firstLine="720"/>
        <w:jc w:val="both"/>
        <w:rPr>
          <w:rFonts w:ascii="Times New Roman" w:eastAsia="MS Mincho" w:hAnsi="Times New Roman" w:cs="Times New Roman"/>
          <w:color w:val="000000"/>
          <w:sz w:val="24"/>
          <w:szCs w:val="24"/>
        </w:rPr>
      </w:pPr>
      <w:r w:rsidRPr="002C5C87">
        <w:rPr>
          <w:rFonts w:ascii="Times New Roman" w:eastAsia="MS Mincho" w:hAnsi="Times New Roman" w:cs="Times New Roman"/>
          <w:color w:val="000000"/>
          <w:sz w:val="24"/>
          <w:szCs w:val="24"/>
        </w:rPr>
        <w:t>While sharing many similarities, optoacoustic neuromodulation and ultrasound neuromodulation do have some key differences. For ultrasound neuromodulation, continuous wave sonication has been shown to stimulate brain activity in select studies</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&lt;EndNote&gt;&lt;Cite&gt;&lt;Author&gt;Kim&lt;/Author&gt;&lt;Year&gt;2014&lt;/Year&gt;&lt;RecNum&gt;332&lt;/RecNum&gt;&lt;DisplayText&gt;[20, 21]&lt;/DisplayText&gt;&lt;record&gt;&lt;rec-number&gt;332&lt;/rec-number&gt;&lt;foreign-keys&gt;&lt;key app="EN" db-id="prx00stw8d0sxne20x352vfnfv5aff5drvxe" timestamp="1633382756"&gt;332&lt;/key&gt;&lt;/foreign-keys&gt;&lt;ref-type name="Journal Article"&gt;17&lt;/ref-type&gt;&lt;contributors&gt;&lt;authors&gt;&lt;author&gt;Kim, Hyungmin&lt;/author&gt;&lt;author&gt;Chiu, Alan&lt;/author&gt;&lt;author&gt;Lee, Stephanie D&lt;/author&gt;&lt;author&gt;Fischer, Krisztina&lt;/author&gt;&lt;author&gt;Yoo, Seung-Schik&lt;/author&gt;&lt;/authors&gt;&lt;/contributors&gt;&lt;titles&gt;&lt;title&gt;Focused ultrasound-mediated non-invasive brain stimulation: examination of sonication parameters&lt;/title&gt;&lt;secondary-title&gt;Brain stimulation&lt;/secondary-title&gt;&lt;/titles&gt;&lt;periodical&gt;&lt;full-title&gt;Brain stimulation&lt;/full-title&gt;&lt;/periodical&gt;&lt;pages&gt;748-756&lt;/pages&gt;&lt;volume&gt;7&lt;/volume&gt;&lt;number&gt;5&lt;/number&gt;&lt;dates&gt;&lt;year&gt;2014&lt;/year&gt;&lt;/dates&gt;&lt;isbn&gt;1935-861X&lt;/isbn&gt;&lt;urls&gt;&lt;/urls&gt;&lt;/record&gt;&lt;/Cite&gt;&lt;Cite&gt;&lt;Author&gt;King&lt;/Author&gt;&lt;Year&gt;2013&lt;/Year&gt;&lt;RecNum&gt;333&lt;/RecNum&gt;&lt;record&gt;&lt;rec-number&gt;333&lt;/rec-number&gt;&lt;foreign-keys&gt;&lt;key app="EN" db-id="prx00stw8d0sxne20x352vfnfv5aff5drvxe" timestamp="1633383794"&gt;333&lt;/key&gt;&lt;/foreign-keys&gt;&lt;ref-type name="Journal Article"&gt;17&lt;/ref-type&gt;&lt;contributors&gt;&lt;authors&gt;&lt;author&gt;King, Randy L&lt;/author&gt;&lt;author&gt;Brown, Julian R&lt;/author&gt;&lt;author&gt;Newsome, William T&lt;/author&gt;&lt;author&gt;Pauly, Kim Butts&lt;/author&gt;&lt;/authors&gt;&lt;/contributors&gt;&lt;titles&gt;&lt;title&gt;Effective parameters for ultrasound-induced in vivo neurostimulation&lt;/title&gt;&lt;secondary-title&gt;Ultrasound in medicine &amp;amp; biology&lt;/secondary-title&gt;&lt;/titles&gt;&lt;periodical&gt;&lt;full-title&gt;Ultrasound in medicine &amp;amp; biology&lt;/full-title&gt;&lt;/periodical&gt;&lt;pages&gt;312-331&lt;/pages&gt;&lt;volume&gt;39&lt;/volume&gt;&lt;number&gt;2&lt;/number&gt;&lt;dates&gt;&lt;year&gt;2013&lt;/year&gt;&lt;/dates&gt;&lt;isbn&gt;0301-5629&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[20, 21]</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and the pulsed </w:t>
      </w:r>
      <w:r w:rsidRPr="002C5C87">
        <w:rPr>
          <w:rFonts w:ascii="Times New Roman" w:eastAsia="MS Mincho" w:hAnsi="Times New Roman" w:cs="Times New Roman"/>
          <w:color w:val="000000"/>
          <w:sz w:val="24"/>
          <w:szCs w:val="24"/>
        </w:rPr>
        <w:lastRenderedPageBreak/>
        <w:t>delivery paradigm with tone burst consist of tens of or hundreds of acoustic wave cycles</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&lt;EndNote&gt;&lt;Cite&gt;&lt;Author&gt;Tufail&lt;/Author&gt;&lt;Year&gt;2011&lt;/Year&gt;&lt;RecNum&gt;50&lt;/RecNum&gt;&lt;DisplayText&gt;[13]&lt;/DisplayText&gt;&lt;record&gt;&lt;rec-number&gt;50&lt;/rec-number&gt;&lt;foreign-keys&gt;&lt;key app="EN" db-id="prx00stw8d0sxne20x352vfnfv5aff5drvxe" timestamp="1585190475"&gt;50&lt;/key&gt;&lt;/foreign-keys&gt;&lt;ref-type name="Journal Article"&gt;17&lt;/ref-type&gt;&lt;contributors&gt;&lt;authors&gt;&lt;author&gt;Tufail, Yusuf&lt;/author&gt;&lt;author&gt;Yoshihiro, Anna&lt;/author&gt;&lt;author&gt;Pati, Sandipan&lt;/author&gt;&lt;author&gt;Li, Monica M&lt;/author&gt;&lt;author&gt;Tyler, William J&lt;/author&gt;&lt;/authors&gt;&lt;/contributors&gt;&lt;titles&gt;&lt;title&gt;Ultrasonic neuromodulation by brain stimulation with transcranial ultrasound&lt;/title&gt;&lt;secondary-title&gt;nature protocols&lt;/secondary-title&gt;&lt;/titles&gt;&lt;periodical&gt;&lt;full-title&gt;Nature protocols&lt;/full-title&gt;&lt;/periodical&gt;&lt;pages&gt;1453&lt;/pages&gt;&lt;volume&gt;6&lt;/volume&gt;&lt;number&gt;9&lt;/number&gt;&lt;dates&gt;&lt;year&gt;2011&lt;/year&gt;&lt;/dates&gt;&lt;isbn&gt;1750-2799&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[13]</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xml:space="preserve"> is more favorable due to a lower risk of tissue heating and lower thresholds for neural activation</w:t>
      </w:r>
      <w:r w:rsidRPr="002C5C87">
        <w:rPr>
          <w:rFonts w:ascii="Times New Roman" w:eastAsia="MS Mincho" w:hAnsi="Times New Roman" w:cs="Times New Roman"/>
          <w:color w:val="000000"/>
          <w:sz w:val="24"/>
          <w:szCs w:val="24"/>
        </w:rPr>
        <w:fldChar w:fldCharType="begin"/>
      </w:r>
      <w:r>
        <w:rPr>
          <w:rFonts w:ascii="Times New Roman" w:eastAsia="MS Mincho" w:hAnsi="Times New Roman" w:cs="Times New Roman"/>
          <w:color w:val="000000"/>
          <w:sz w:val="24"/>
          <w:szCs w:val="24"/>
        </w:rPr>
        <w:instrText xml:space="preserve"> ADDIN EN.CITE &lt;EndNote&gt;&lt;Cite&gt;&lt;Author&gt;Kim&lt;/Author&gt;&lt;Year&gt;2014&lt;/Year&gt;&lt;RecNum&gt;332&lt;/RecNum&gt;&lt;DisplayText&gt;[20]&lt;/DisplayText&gt;&lt;record&gt;&lt;rec-number&gt;332&lt;/rec-number&gt;&lt;foreign-keys&gt;&lt;key app="EN" db-id="prx00stw8d0sxne20x352vfnfv5aff5drvxe" timestamp="1633382756"&gt;332&lt;/key&gt;&lt;/foreign-keys&gt;&lt;ref-type name="Journal Article"&gt;17&lt;/ref-type&gt;&lt;contributors&gt;&lt;authors&gt;&lt;author&gt;Kim, Hyungmin&lt;/author&gt;&lt;author&gt;Chiu, Alan&lt;/author&gt;&lt;author&gt;Lee, Stephanie D&lt;/author&gt;&lt;author&gt;Fischer, Krisztina&lt;/author&gt;&lt;author&gt;Yoo, Seung-Schik&lt;/author&gt;&lt;/authors&gt;&lt;/contributors&gt;&lt;titles&gt;&lt;title&gt;Focused ultrasound-mediated non-invasive brain stimulation: examination of sonication parameters&lt;/title&gt;&lt;secondary-title&gt;Brain stimulation&lt;/secondary-title&gt;&lt;/titles&gt;&lt;periodical&gt;&lt;full-title&gt;Brain stimulation&lt;/full-title&gt;&lt;/periodical&gt;&lt;pages&gt;748-756&lt;/pages&gt;&lt;volume&gt;7&lt;/volume&gt;&lt;number&gt;5&lt;/number&gt;&lt;dates&gt;&lt;year&gt;2014&lt;/year&gt;&lt;/dates&gt;&lt;isbn&gt;1935-861X&lt;/isbn&gt;&lt;urls&gt;&lt;/urls&gt;&lt;/record&gt;&lt;/Cite&gt;&lt;/EndNote&gt;</w:instrText>
      </w:r>
      <w:r w:rsidRPr="002C5C87">
        <w:rPr>
          <w:rFonts w:ascii="Times New Roman" w:eastAsia="MS Mincho" w:hAnsi="Times New Roman" w:cs="Times New Roman"/>
          <w:color w:val="000000"/>
          <w:sz w:val="24"/>
          <w:szCs w:val="24"/>
        </w:rPr>
        <w:fldChar w:fldCharType="separate"/>
      </w:r>
      <w:r>
        <w:rPr>
          <w:rFonts w:ascii="Times New Roman" w:eastAsia="MS Mincho" w:hAnsi="Times New Roman" w:cs="Times New Roman"/>
          <w:noProof/>
          <w:color w:val="000000"/>
          <w:sz w:val="24"/>
          <w:szCs w:val="24"/>
        </w:rPr>
        <w:t>[20]</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color w:val="000000"/>
          <w:sz w:val="24"/>
          <w:szCs w:val="24"/>
        </w:rPr>
        <w:t>. U</w:t>
      </w:r>
      <w:r w:rsidRPr="002C5C87">
        <w:rPr>
          <w:rFonts w:ascii="Times New Roman" w:eastAsia="MS Mincho" w:hAnsi="Times New Roman" w:cs="Times New Roman"/>
          <w:bCs/>
          <w:color w:val="000000"/>
          <w:sz w:val="24"/>
          <w:szCs w:val="24"/>
        </w:rPr>
        <w:t>ltra-short ultrasound pulses with pulse widths up to a few ten microseconds have been reported. Specifically, Kim et al.</w:t>
      </w:r>
      <w:r w:rsidRPr="002C5C87">
        <w:rPr>
          <w:rFonts w:ascii="Times New Roman" w:eastAsia="MS Mincho" w:hAnsi="Times New Roman" w:cs="Times New Roman"/>
          <w:bCs/>
          <w:color w:val="000000"/>
          <w:sz w:val="24"/>
          <w:szCs w:val="24"/>
        </w:rPr>
        <w:fldChar w:fldCharType="begin"/>
      </w:r>
      <w:r>
        <w:rPr>
          <w:rFonts w:ascii="Times New Roman" w:eastAsia="MS Mincho" w:hAnsi="Times New Roman" w:cs="Times New Roman"/>
          <w:bCs/>
          <w:color w:val="000000"/>
          <w:sz w:val="24"/>
          <w:szCs w:val="24"/>
        </w:rPr>
        <w:instrText xml:space="preserve"> ADDIN EN.CITE &lt;EndNote&gt;&lt;Cite&gt;&lt;Author&gt;Kim&lt;/Author&gt;&lt;Year&gt;2017&lt;/Year&gt;&lt;RecNum&gt;363&lt;/RecNum&gt;&lt;DisplayText&gt;[22]&lt;/DisplayText&gt;&lt;record&gt;&lt;rec-number&gt;363&lt;/rec-number&gt;&lt;foreign-keys&gt;&lt;key app="EN" db-id="prx00stw8d0sxne20x352vfnfv5aff5drvxe" timestamp="1643772313"&gt;363&lt;/</w:instrText>
      </w:r>
      <w:r>
        <w:rPr>
          <w:rFonts w:ascii="Times New Roman" w:eastAsia="MS Mincho" w:hAnsi="Times New Roman" w:cs="Times New Roman" w:hint="eastAsia"/>
          <w:bCs/>
          <w:color w:val="000000"/>
          <w:sz w:val="24"/>
          <w:szCs w:val="24"/>
        </w:rPr>
        <w:instrText>key&gt;&lt;/foreign-keys&gt;&lt;ref-type name="Journal Article"&gt;17&lt;/ref-type&gt;&lt;contributors&gt;&lt;authors&gt;&lt;author&gt;Kim, Hyun</w:instrText>
      </w:r>
      <w:r>
        <w:rPr>
          <w:rFonts w:ascii="Times New Roman" w:eastAsia="MS Mincho" w:hAnsi="Times New Roman" w:cs="Times New Roman" w:hint="eastAsia"/>
          <w:bCs/>
          <w:color w:val="000000"/>
          <w:sz w:val="24"/>
          <w:szCs w:val="24"/>
        </w:rPr>
        <w:instrText>‐</w:instrText>
      </w:r>
      <w:r>
        <w:rPr>
          <w:rFonts w:ascii="Times New Roman" w:eastAsia="MS Mincho" w:hAnsi="Times New Roman" w:cs="Times New Roman" w:hint="eastAsia"/>
          <w:bCs/>
          <w:color w:val="000000"/>
          <w:sz w:val="24"/>
          <w:szCs w:val="24"/>
        </w:rPr>
        <w:instrText>Bum&lt;/author&gt;&lt;author&gt;Swanberg, Kelley M&lt;/author&gt;&lt;author&gt;Han, Hee</w:instrText>
      </w:r>
      <w:r>
        <w:rPr>
          <w:rFonts w:ascii="Times New Roman" w:eastAsia="MS Mincho" w:hAnsi="Times New Roman" w:cs="Times New Roman" w:hint="eastAsia"/>
          <w:bCs/>
          <w:color w:val="000000"/>
          <w:sz w:val="24"/>
          <w:szCs w:val="24"/>
        </w:rPr>
        <w:instrText>‐</w:instrText>
      </w:r>
      <w:r>
        <w:rPr>
          <w:rFonts w:ascii="Times New Roman" w:eastAsia="MS Mincho" w:hAnsi="Times New Roman" w:cs="Times New Roman" w:hint="eastAsia"/>
          <w:bCs/>
          <w:color w:val="000000"/>
          <w:sz w:val="24"/>
          <w:szCs w:val="24"/>
        </w:rPr>
        <w:instrText>Sok&lt;/author&gt;&lt;author&gt;Kim, Jung</w:instrText>
      </w:r>
      <w:r>
        <w:rPr>
          <w:rFonts w:ascii="Times New Roman" w:eastAsia="MS Mincho" w:hAnsi="Times New Roman" w:cs="Times New Roman" w:hint="eastAsia"/>
          <w:bCs/>
          <w:color w:val="000000"/>
          <w:sz w:val="24"/>
          <w:szCs w:val="24"/>
        </w:rPr>
        <w:instrText>‐</w:instrText>
      </w:r>
      <w:r>
        <w:rPr>
          <w:rFonts w:ascii="Times New Roman" w:eastAsia="MS Mincho" w:hAnsi="Times New Roman" w:cs="Times New Roman" w:hint="eastAsia"/>
          <w:bCs/>
          <w:color w:val="000000"/>
          <w:sz w:val="24"/>
          <w:szCs w:val="24"/>
        </w:rPr>
        <w:instrText>Chae&lt;/author&gt;&lt;author&gt;Kim, Jun</w:instrText>
      </w:r>
      <w:r>
        <w:rPr>
          <w:rFonts w:ascii="Times New Roman" w:eastAsia="MS Mincho" w:hAnsi="Times New Roman" w:cs="Times New Roman" w:hint="eastAsia"/>
          <w:bCs/>
          <w:color w:val="000000"/>
          <w:sz w:val="24"/>
          <w:szCs w:val="24"/>
        </w:rPr>
        <w:instrText>‐</w:instrText>
      </w:r>
      <w:r>
        <w:rPr>
          <w:rFonts w:ascii="Times New Roman" w:eastAsia="MS Mincho" w:hAnsi="Times New Roman" w:cs="Times New Roman" w:hint="eastAsia"/>
          <w:bCs/>
          <w:color w:val="000000"/>
          <w:sz w:val="24"/>
          <w:szCs w:val="24"/>
        </w:rPr>
        <w:instrText>Woo&lt;/author&gt;&lt;author&gt;Lee, Sungon&lt;/author&gt;&lt;author&gt;Lee, C Justin&lt;/author&gt;&lt;author&gt;Maeng, Sungho&lt;/author&gt;&lt;author&gt;Kim, Tae</w:instrText>
      </w:r>
      <w:r>
        <w:rPr>
          <w:rFonts w:ascii="Times New Roman" w:eastAsia="MS Mincho" w:hAnsi="Times New Roman" w:cs="Times New Roman" w:hint="eastAsia"/>
          <w:bCs/>
          <w:color w:val="000000"/>
          <w:sz w:val="24"/>
          <w:szCs w:val="24"/>
        </w:rPr>
        <w:instrText>‐</w:instrText>
      </w:r>
      <w:r>
        <w:rPr>
          <w:rFonts w:ascii="Times New Roman" w:eastAsia="MS Mincho" w:hAnsi="Times New Roman" w:cs="Times New Roman" w:hint="eastAsia"/>
          <w:bCs/>
          <w:color w:val="000000"/>
          <w:sz w:val="24"/>
          <w:szCs w:val="24"/>
        </w:rPr>
        <w:instrText>Seong&lt;/author&gt;&lt;author&gt;Park, Ji</w:instrText>
      </w:r>
      <w:r>
        <w:rPr>
          <w:rFonts w:ascii="Times New Roman" w:eastAsia="MS Mincho" w:hAnsi="Times New Roman" w:cs="Times New Roman" w:hint="eastAsia"/>
          <w:bCs/>
          <w:color w:val="000000"/>
          <w:sz w:val="24"/>
          <w:szCs w:val="24"/>
        </w:rPr>
        <w:instrText>‐</w:instrText>
      </w:r>
      <w:r>
        <w:rPr>
          <w:rFonts w:ascii="Times New Roman" w:eastAsia="MS Mincho" w:hAnsi="Times New Roman" w:cs="Times New Roman" w:hint="eastAsia"/>
          <w:bCs/>
          <w:color w:val="000000"/>
          <w:sz w:val="24"/>
          <w:szCs w:val="24"/>
        </w:rPr>
        <w:instrText>Ho&lt;/author&gt;&lt;/authors&gt;&lt;/contributors&gt;&lt;titles&gt;&lt;title&gt;Prolonged stimulation with low</w:instrText>
      </w:r>
      <w:r>
        <w:rPr>
          <w:rFonts w:ascii="Times New Roman" w:eastAsia="MS Mincho" w:hAnsi="Times New Roman" w:cs="Times New Roman" w:hint="eastAsia"/>
          <w:bCs/>
          <w:color w:val="000000"/>
          <w:sz w:val="24"/>
          <w:szCs w:val="24"/>
        </w:rPr>
        <w:instrText>‐</w:instrText>
      </w:r>
      <w:r>
        <w:rPr>
          <w:rFonts w:ascii="Times New Roman" w:eastAsia="MS Mincho" w:hAnsi="Times New Roman" w:cs="Times New Roman" w:hint="eastAsia"/>
          <w:bCs/>
          <w:color w:val="000000"/>
          <w:sz w:val="24"/>
          <w:szCs w:val="24"/>
        </w:rPr>
        <w:instrText xml:space="preserve">intensity ultrasound induces delayed increases in </w:instrText>
      </w:r>
      <w:r>
        <w:rPr>
          <w:rFonts w:ascii="Times New Roman" w:eastAsia="MS Mincho" w:hAnsi="Times New Roman" w:cs="Times New Roman"/>
          <w:bCs/>
          <w:color w:val="000000"/>
          <w:sz w:val="24"/>
          <w:szCs w:val="24"/>
        </w:rPr>
        <w:instrText>spontaneous hippocampal culture spiking activity&lt;/title&gt;&lt;secondary-title&gt;Journal of neuroscience research&lt;/secondary-title&gt;&lt;/titles&gt;&lt;periodical&gt;&lt;full-title&gt;Journal of neuroscience research&lt;/full-title&gt;&lt;/periodical&gt;&lt;pages&gt;885-896&lt;/pages&gt;&lt;volume&gt;95&lt;/volume&gt;&lt;number&gt;3&lt;/number&gt;&lt;dates&gt;&lt;year&gt;2017&lt;/year&gt;&lt;/dates&gt;&lt;isbn&gt;0360-4012&lt;/isbn&gt;&lt;urls&gt;&lt;/urls&gt;&lt;/record&gt;&lt;/Cite&gt;&lt;/EndNote&gt;</w:instrText>
      </w:r>
      <w:r w:rsidRPr="002C5C87">
        <w:rPr>
          <w:rFonts w:ascii="Times New Roman" w:eastAsia="MS Mincho" w:hAnsi="Times New Roman" w:cs="Times New Roman"/>
          <w:bCs/>
          <w:color w:val="000000"/>
          <w:sz w:val="24"/>
          <w:szCs w:val="24"/>
        </w:rPr>
        <w:fldChar w:fldCharType="separate"/>
      </w:r>
      <w:r>
        <w:rPr>
          <w:rFonts w:ascii="Times New Roman" w:eastAsia="MS Mincho" w:hAnsi="Times New Roman" w:cs="Times New Roman"/>
          <w:bCs/>
          <w:noProof/>
          <w:color w:val="000000"/>
          <w:sz w:val="24"/>
          <w:szCs w:val="24"/>
        </w:rPr>
        <w:t>[22]</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bCs/>
          <w:color w:val="000000"/>
          <w:sz w:val="24"/>
          <w:szCs w:val="24"/>
        </w:rPr>
        <w:t xml:space="preserve"> applied a 2.1 µs ultrasound pulse at a repetition rate of  1.16 kHz with total duration of ~63 s to evoke spiking. </w:t>
      </w:r>
      <w:proofErr w:type="spellStart"/>
      <w:r w:rsidRPr="002C5C87">
        <w:rPr>
          <w:rFonts w:ascii="Times New Roman" w:eastAsia="MS Mincho" w:hAnsi="Times New Roman" w:cs="Times New Roman"/>
          <w:bCs/>
          <w:color w:val="000000"/>
          <w:sz w:val="24"/>
          <w:szCs w:val="24"/>
        </w:rPr>
        <w:t>Weinreb</w:t>
      </w:r>
      <w:proofErr w:type="spellEnd"/>
      <w:r w:rsidRPr="002C5C87">
        <w:rPr>
          <w:rFonts w:ascii="Times New Roman" w:eastAsia="MS Mincho" w:hAnsi="Times New Roman" w:cs="Times New Roman"/>
          <w:bCs/>
          <w:color w:val="000000"/>
          <w:sz w:val="24"/>
          <w:szCs w:val="24"/>
        </w:rPr>
        <w:t xml:space="preserve"> et al.</w:t>
      </w:r>
      <w:r w:rsidRPr="002C5C87">
        <w:rPr>
          <w:rFonts w:ascii="Times New Roman" w:eastAsia="MS Mincho" w:hAnsi="Times New Roman" w:cs="Times New Roman"/>
          <w:bCs/>
          <w:color w:val="000000"/>
          <w:sz w:val="24"/>
          <w:szCs w:val="24"/>
        </w:rPr>
        <w:fldChar w:fldCharType="begin"/>
      </w:r>
      <w:r>
        <w:rPr>
          <w:rFonts w:ascii="Times New Roman" w:eastAsia="MS Mincho" w:hAnsi="Times New Roman" w:cs="Times New Roman"/>
          <w:bCs/>
          <w:color w:val="000000"/>
          <w:sz w:val="24"/>
          <w:szCs w:val="24"/>
        </w:rPr>
        <w:instrText xml:space="preserve"> ADDIN EN.CITE &lt;EndNote&gt;&lt;Cite&gt;&lt;Author&gt;Weinreb&lt;/Author&gt;&lt;Year&gt;2019&lt;/Year&gt;&lt;RecNum&gt;362&lt;/RecNum&gt;&lt;DisplayText&gt;[23]&lt;/DisplayText&gt;&lt;record&gt;&lt;rec-number&gt;362&lt;/rec-number&gt;&lt;foreign-keys&gt;&lt;key app="EN" db-id="prx00stw8d0sxne20x352vfnfv5aff5drvxe" timestamp="1643770788"&gt;362&lt;/key&gt;&lt;/foreign-keys&gt;&lt;ref-type name="Journal Article"&gt;17&lt;/ref-type&gt;&lt;contributors&gt;&lt;authors&gt;&lt;author&gt;Weinreb, Eyal&lt;/author&gt;&lt;author&gt;Paz, Rony&lt;/author&gt;&lt;author&gt;Moses, Elisha&lt;/author&gt;&lt;/authors&gt;&lt;/contributors&gt;&lt;titles&gt;&lt;title&gt;Ultrasonic neuromodulation of pharmacologically isolated cultured neurons using a single extremely short pulse&lt;/title&gt;&lt;secondary-title&gt;Brain Stimulation: Basic, Translational, and Clinical Research in Neuromodulation&lt;/secondary-title&gt;&lt;/titles&gt;&lt;periodical&gt;&lt;full-title&gt;Brain Stimulation: Basic, Translational, and Clinical Research in Neuromodulation&lt;/full-title&gt;&lt;/periodical&gt;&lt;pages&gt;553&lt;/pages&gt;&lt;volume&gt;12&lt;/volume&gt;&lt;number&gt;2&lt;/number&gt;&lt;dates&gt;&lt;year&gt;2019&lt;/year&gt;&lt;/dates&gt;&lt;isbn&gt;1935-861X&lt;/isbn&gt;&lt;urls&gt;&lt;/urls&gt;&lt;/record&gt;&lt;/Cite&gt;&lt;/EndNote&gt;</w:instrText>
      </w:r>
      <w:r w:rsidRPr="002C5C87">
        <w:rPr>
          <w:rFonts w:ascii="Times New Roman" w:eastAsia="MS Mincho" w:hAnsi="Times New Roman" w:cs="Times New Roman"/>
          <w:bCs/>
          <w:color w:val="000000"/>
          <w:sz w:val="24"/>
          <w:szCs w:val="24"/>
        </w:rPr>
        <w:fldChar w:fldCharType="separate"/>
      </w:r>
      <w:r>
        <w:rPr>
          <w:rFonts w:ascii="Times New Roman" w:eastAsia="MS Mincho" w:hAnsi="Times New Roman" w:cs="Times New Roman"/>
          <w:bCs/>
          <w:noProof/>
          <w:color w:val="000000"/>
          <w:sz w:val="24"/>
          <w:szCs w:val="24"/>
        </w:rPr>
        <w:t>[23]</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bCs/>
          <w:color w:val="000000"/>
          <w:sz w:val="24"/>
          <w:szCs w:val="24"/>
        </w:rPr>
        <w:t xml:space="preserve"> used a single ultrasound burst of 4 µs for neuron stimulation in vitro. Tyler et al.</w:t>
      </w:r>
      <w:r w:rsidRPr="002C5C87">
        <w:rPr>
          <w:rFonts w:ascii="Times New Roman" w:eastAsia="MS Mincho" w:hAnsi="Times New Roman" w:cs="Times New Roman"/>
          <w:bCs/>
          <w:color w:val="000000"/>
          <w:sz w:val="24"/>
          <w:szCs w:val="24"/>
        </w:rPr>
        <w:fldChar w:fldCharType="begin"/>
      </w:r>
      <w:r>
        <w:rPr>
          <w:rFonts w:ascii="Times New Roman" w:eastAsia="MS Mincho" w:hAnsi="Times New Roman" w:cs="Times New Roman"/>
          <w:bCs/>
          <w:color w:val="000000"/>
          <w:sz w:val="24"/>
          <w:szCs w:val="24"/>
        </w:rPr>
        <w:instrText xml:space="preserve"> ADDIN EN.CITE &lt;EndNote&gt;&lt;Cite&gt;&lt;Author&gt;Tyler&lt;/Author&gt;&lt;Year&gt;2008&lt;/Year&gt;&lt;RecNum&gt;139&lt;/RecNum&gt;&lt;DisplayText&gt;[24]&lt;/DisplayText&gt;&lt;record&gt;&lt;rec-number&gt;139&lt;/rec-number&gt;&lt;foreign-keys&gt;&lt;key app="EN" db-id="prx00stw8d0sxne20x352vfnfv5aff5drvxe" timestamp="1592279322"&gt;139&lt;/key&gt;&lt;/foreign-keys&gt;&lt;ref-type name="Journal Article"&gt;17&lt;/ref-type&gt;&lt;contributors&gt;&lt;authors&gt;&lt;author&gt;Tyler, William J&lt;/author&gt;&lt;author&gt;Tufail, Yusuf&lt;/author&gt;&lt;author&gt;Finsterwald, Michael&lt;/author&gt;&lt;author&gt;Tauchmann, Monica L&lt;/author&gt;&lt;author&gt;Olson, Emily J&lt;/author&gt;&lt;author&gt;Majestic, Cassondra&lt;/author&gt;&lt;/authors&gt;&lt;/contributors&gt;&lt;titles&gt;&lt;title&gt;Remote excitation of neuronal circuits using low-intensity, low-frequency ultrasound&lt;/title&gt;&lt;secondary-title&gt;PloS one&lt;/secondary-title&gt;&lt;/titles&gt;&lt;periodical&gt;&lt;full-title&gt;PloS one&lt;/full-title&gt;&lt;/periodical&gt;&lt;volume&gt;3&lt;/volume&gt;&lt;number&gt;10&lt;/number&gt;&lt;dates&gt;&lt;year&gt;2008&lt;/year&gt;&lt;/dates&gt;&lt;urls&gt;&lt;/urls&gt;&lt;/record&gt;&lt;/Cite&gt;&lt;/EndNote&gt;</w:instrText>
      </w:r>
      <w:r w:rsidRPr="002C5C87">
        <w:rPr>
          <w:rFonts w:ascii="Times New Roman" w:eastAsia="MS Mincho" w:hAnsi="Times New Roman" w:cs="Times New Roman"/>
          <w:bCs/>
          <w:color w:val="000000"/>
          <w:sz w:val="24"/>
          <w:szCs w:val="24"/>
        </w:rPr>
        <w:fldChar w:fldCharType="separate"/>
      </w:r>
      <w:r>
        <w:rPr>
          <w:rFonts w:ascii="Times New Roman" w:eastAsia="MS Mincho" w:hAnsi="Times New Roman" w:cs="Times New Roman"/>
          <w:bCs/>
          <w:noProof/>
          <w:color w:val="000000"/>
          <w:sz w:val="24"/>
          <w:szCs w:val="24"/>
        </w:rPr>
        <w:t>[24]</w:t>
      </w:r>
      <w:r w:rsidRPr="002C5C87">
        <w:rPr>
          <w:rFonts w:ascii="Times New Roman" w:eastAsia="MS Mincho" w:hAnsi="Times New Roman" w:cs="Times New Roman"/>
          <w:color w:val="000000"/>
          <w:sz w:val="24"/>
          <w:szCs w:val="24"/>
        </w:rPr>
        <w:fldChar w:fldCharType="end"/>
      </w:r>
      <w:r w:rsidRPr="002C5C87">
        <w:rPr>
          <w:rFonts w:ascii="Times New Roman" w:eastAsia="MS Mincho" w:hAnsi="Times New Roman" w:cs="Times New Roman"/>
          <w:bCs/>
          <w:color w:val="000000"/>
          <w:sz w:val="24"/>
          <w:szCs w:val="24"/>
        </w:rPr>
        <w:t xml:space="preserve"> used ultrasound burst with total duration of 22.7 µs to evoke single action potential ex vivo. </w:t>
      </w:r>
      <w:bookmarkStart w:id="24" w:name="_Hlk96040267"/>
      <w:r w:rsidRPr="002C5C87">
        <w:rPr>
          <w:rFonts w:ascii="Times New Roman" w:eastAsia="MS Mincho" w:hAnsi="Times New Roman" w:cs="Times New Roman"/>
          <w:color w:val="000000"/>
          <w:sz w:val="24"/>
          <w:szCs w:val="24"/>
        </w:rPr>
        <w:t xml:space="preserve">In comparison, optoacoustic stimulation can be successful under a single or multiple acoustic pulse and each pulse has ~1 </w:t>
      </w:r>
      <w:r w:rsidRPr="002C5C87">
        <w:rPr>
          <w:rFonts w:ascii="Calibri" w:eastAsia="MS Mincho" w:hAnsi="Calibri" w:cs="Calibri"/>
          <w:color w:val="000000"/>
          <w:sz w:val="24"/>
          <w:szCs w:val="24"/>
        </w:rPr>
        <w:t>µ</w:t>
      </w:r>
      <w:r w:rsidRPr="002C5C87">
        <w:rPr>
          <w:rFonts w:ascii="Times New Roman" w:eastAsia="MS Mincho" w:hAnsi="Times New Roman" w:cs="Times New Roman"/>
          <w:color w:val="000000"/>
          <w:sz w:val="24"/>
          <w:szCs w:val="24"/>
        </w:rPr>
        <w:t xml:space="preserve">s duration. </w:t>
      </w:r>
      <w:bookmarkEnd w:id="24"/>
      <w:r w:rsidRPr="002C5C87">
        <w:rPr>
          <w:rFonts w:ascii="Times New Roman" w:eastAsia="MS Mincho" w:hAnsi="Times New Roman" w:cs="Times New Roman"/>
          <w:color w:val="000000"/>
          <w:sz w:val="24"/>
          <w:szCs w:val="24"/>
        </w:rPr>
        <w:t xml:space="preserve">Optoacoustic wave often has a broad bandwidth, ranging from 1-20 MHz, compared to single frequency acoustic wave from a piezo based ultrasonic transducer of millisecond time scale, often at sub-MHz frequency for high transcranial efficiency. </w:t>
      </w:r>
      <w:commentRangeStart w:id="25"/>
      <w:r w:rsidRPr="002C5C87">
        <w:rPr>
          <w:rFonts w:ascii="Times New Roman" w:eastAsia="MS Mincho" w:hAnsi="Times New Roman" w:cs="Times New Roman"/>
          <w:color w:val="000000"/>
          <w:sz w:val="24"/>
          <w:szCs w:val="24"/>
        </w:rPr>
        <w:t>These differences could lead to important changes in ion channel activation dynamics, threshold, frequency dependent response and cell type specificity (if any).</w:t>
      </w:r>
      <w:commentRangeEnd w:id="25"/>
      <w:r w:rsidR="00C95DAD">
        <w:rPr>
          <w:rStyle w:val="CommentReference"/>
        </w:rPr>
        <w:commentReference w:id="25"/>
      </w:r>
    </w:p>
    <w:p w14:paraId="416283C8" w14:textId="2EEB9FAF" w:rsidR="002C5C87" w:rsidRDefault="002C5C87" w:rsidP="002C5C87">
      <w:pPr>
        <w:spacing w:after="0" w:line="480" w:lineRule="auto"/>
        <w:ind w:firstLine="720"/>
        <w:jc w:val="both"/>
        <w:rPr>
          <w:ins w:id="26" w:author="Microsoft Office User" w:date="2022-12-22T17:20:00Z"/>
          <w:rFonts w:ascii="Times New Roman" w:eastAsia="MS Mincho" w:hAnsi="Times New Roman" w:cs="Times New Roman"/>
          <w:color w:val="000000"/>
          <w:sz w:val="24"/>
          <w:szCs w:val="24"/>
        </w:rPr>
      </w:pPr>
      <w:commentRangeStart w:id="27"/>
      <w:r w:rsidRPr="002C5C87">
        <w:rPr>
          <w:rFonts w:ascii="Times New Roman" w:eastAsia="MS Mincho" w:hAnsi="Times New Roman" w:cs="Times New Roman"/>
          <w:color w:val="000000"/>
          <w:sz w:val="24"/>
          <w:szCs w:val="24"/>
        </w:rPr>
        <w:t xml:space="preserve">To identify the ion channels involved during the optoacoustic stimulation while excluding the thermal effect, in the present work, we designed a tapered fiber optoacoustic emitter with minimal thermal toxicity. Meanwhile, neurons overexpressing ion channels were tested to study the channel involvement. Pharmacological treatments were applied to manipulate cellular pathways towards understanding the cellular mechanisms of optoacoustic neuromodulation. </w:t>
      </w:r>
      <w:commentRangeEnd w:id="27"/>
      <w:r w:rsidR="00D73C0A">
        <w:rPr>
          <w:rStyle w:val="CommentReference"/>
        </w:rPr>
        <w:commentReference w:id="27"/>
      </w:r>
    </w:p>
    <w:p w14:paraId="2059D96A" w14:textId="77777777" w:rsidR="00010ABE" w:rsidRPr="002C5C87" w:rsidRDefault="00010ABE" w:rsidP="002C5C87">
      <w:pPr>
        <w:spacing w:after="0" w:line="480" w:lineRule="auto"/>
        <w:ind w:firstLine="720"/>
        <w:jc w:val="both"/>
        <w:rPr>
          <w:rFonts w:ascii="Times New Roman" w:eastAsia="MS Mincho" w:hAnsi="Times New Roman" w:cs="Times New Roman"/>
          <w:color w:val="000000"/>
          <w:sz w:val="24"/>
          <w:szCs w:val="24"/>
        </w:rPr>
      </w:pPr>
    </w:p>
    <w:p w14:paraId="62260785" w14:textId="77777777" w:rsidR="00B008B7" w:rsidRDefault="00B008B7" w:rsidP="002C5C87">
      <w:pPr>
        <w:keepNext/>
        <w:keepLines/>
        <w:spacing w:after="0" w:line="480" w:lineRule="auto"/>
        <w:outlineLvl w:val="1"/>
        <w:rPr>
          <w:rFonts w:ascii="Times New Roman" w:eastAsia="MS Gothic" w:hAnsi="Times New Roman" w:cs="Times New Roman"/>
          <w:b/>
          <w:bCs/>
          <w:color w:val="000000"/>
          <w:sz w:val="26"/>
          <w:szCs w:val="26"/>
          <w:lang w:eastAsia="en-US"/>
        </w:rPr>
      </w:pPr>
      <w:bookmarkStart w:id="28" w:name="_Toc108702360"/>
      <w:r>
        <w:rPr>
          <w:rFonts w:ascii="Times New Roman" w:eastAsia="MS Gothic" w:hAnsi="Times New Roman" w:cs="Times New Roman"/>
          <w:b/>
          <w:bCs/>
          <w:color w:val="000000"/>
          <w:sz w:val="26"/>
          <w:szCs w:val="26"/>
          <w:lang w:eastAsia="en-US"/>
        </w:rPr>
        <w:t>Results</w:t>
      </w:r>
    </w:p>
    <w:p w14:paraId="7B666C0A" w14:textId="5B40DB33" w:rsidR="002C5C87" w:rsidRPr="002C5C87" w:rsidRDefault="002C5C87" w:rsidP="002C5C87">
      <w:pPr>
        <w:keepNext/>
        <w:keepLines/>
        <w:spacing w:after="0" w:line="480" w:lineRule="auto"/>
        <w:outlineLvl w:val="1"/>
        <w:rPr>
          <w:rFonts w:ascii="Times New Roman" w:eastAsia="MS Gothic" w:hAnsi="Times New Roman" w:cs="Times New Roman"/>
          <w:b/>
          <w:bCs/>
          <w:color w:val="000000"/>
          <w:sz w:val="26"/>
          <w:szCs w:val="26"/>
          <w:lang w:eastAsia="en-US"/>
        </w:rPr>
      </w:pPr>
      <w:r w:rsidRPr="002C5C87">
        <w:rPr>
          <w:rFonts w:ascii="Times New Roman" w:eastAsia="MS Gothic" w:hAnsi="Times New Roman" w:cs="Times New Roman"/>
          <w:b/>
          <w:bCs/>
          <w:color w:val="000000"/>
          <w:sz w:val="26"/>
          <w:szCs w:val="26"/>
          <w:lang w:eastAsia="en-US"/>
        </w:rPr>
        <w:t>Design TFOE with minimal thermal toxicity for neuron modulation</w:t>
      </w:r>
      <w:bookmarkEnd w:id="28"/>
    </w:p>
    <w:p w14:paraId="234BBA6A" w14:textId="77777777" w:rsidR="002C5C87" w:rsidRPr="002C5C87" w:rsidRDefault="002C5C87" w:rsidP="002C5C87">
      <w:pPr>
        <w:spacing w:after="0" w:line="240" w:lineRule="auto"/>
        <w:rPr>
          <w:rFonts w:ascii="Cambria" w:eastAsia="MS Mincho" w:hAnsi="Cambria" w:cs="Arial"/>
          <w:color w:val="000000"/>
          <w:sz w:val="24"/>
          <w:szCs w:val="24"/>
          <w:lang w:eastAsia="en-US"/>
        </w:rPr>
      </w:pPr>
    </w:p>
    <w:p w14:paraId="2B3B34DF" w14:textId="1D4BC742" w:rsidR="002C5C87" w:rsidRPr="002C5C87" w:rsidRDefault="002C5C87" w:rsidP="002C5C87">
      <w:pPr>
        <w:spacing w:after="0" w:line="480" w:lineRule="auto"/>
        <w:ind w:firstLine="720"/>
        <w:contextualSpacing/>
        <w:jc w:val="both"/>
        <w:rPr>
          <w:rFonts w:ascii="Times New Roman" w:eastAsia="MS Mincho" w:hAnsi="Times New Roman" w:cs="Times New Roman"/>
          <w:bCs/>
          <w:color w:val="000000"/>
          <w:sz w:val="24"/>
          <w:szCs w:val="24"/>
          <w:lang w:eastAsia="en-US"/>
        </w:rPr>
      </w:pPr>
      <w:bookmarkStart w:id="29" w:name="_Hlk95980576"/>
      <w:r w:rsidRPr="002C5C87">
        <w:rPr>
          <w:rFonts w:ascii="Times New Roman" w:eastAsia="MS Mincho" w:hAnsi="Times New Roman" w:cs="Times New Roman"/>
          <w:bCs/>
          <w:color w:val="000000"/>
          <w:sz w:val="24"/>
          <w:szCs w:val="24"/>
          <w:lang w:eastAsia="en-US"/>
        </w:rPr>
        <w:t xml:space="preserve">The optoacoustic effect is known to be associated with photothermal effect. </w:t>
      </w:r>
      <w:bookmarkEnd w:id="29"/>
      <w:r w:rsidRPr="002C5C87">
        <w:rPr>
          <w:rFonts w:ascii="Times New Roman" w:eastAsia="MS Mincho" w:hAnsi="Times New Roman" w:cs="Times New Roman"/>
          <w:bCs/>
          <w:color w:val="000000"/>
          <w:sz w:val="24"/>
          <w:szCs w:val="24"/>
          <w:lang w:eastAsia="en-US"/>
        </w:rPr>
        <w:t xml:space="preserve">To minimize the thermal toxicity, in the present work, several strategies are </w:t>
      </w:r>
      <w:del w:id="30" w:author="Microsoft Office User" w:date="2022-12-22T17:21:00Z">
        <w:r w:rsidRPr="002C5C87" w:rsidDel="00010ABE">
          <w:rPr>
            <w:rFonts w:ascii="Times New Roman" w:eastAsia="MS Mincho" w:hAnsi="Times New Roman" w:cs="Times New Roman"/>
            <w:bCs/>
            <w:color w:val="000000"/>
            <w:sz w:val="24"/>
            <w:szCs w:val="24"/>
            <w:lang w:eastAsia="en-US"/>
          </w:rPr>
          <w:delText>performed</w:delText>
        </w:r>
      </w:del>
      <w:ins w:id="31" w:author="Microsoft Office User" w:date="2022-12-22T17:21:00Z">
        <w:r w:rsidR="00010ABE">
          <w:rPr>
            <w:rFonts w:ascii="Times New Roman" w:eastAsia="MS Mincho" w:hAnsi="Times New Roman" w:cs="Times New Roman"/>
            <w:bCs/>
            <w:color w:val="000000"/>
            <w:sz w:val="24"/>
            <w:szCs w:val="24"/>
            <w:lang w:eastAsia="en-US"/>
          </w:rPr>
          <w:t>developed and evaluated</w:t>
        </w:r>
      </w:ins>
      <w:r w:rsidRPr="002C5C87">
        <w:rPr>
          <w:rFonts w:ascii="Times New Roman" w:eastAsia="MS Mincho" w:hAnsi="Times New Roman" w:cs="Times New Roman"/>
          <w:bCs/>
          <w:color w:val="000000"/>
          <w:sz w:val="24"/>
          <w:szCs w:val="24"/>
          <w:lang w:eastAsia="en-US"/>
        </w:rPr>
        <w:t xml:space="preserve">. First, the optoacoustic conversion efficiency is maximized by choosing </w:t>
      </w:r>
      <w:del w:id="32" w:author="Microsoft Office User" w:date="2022-12-22T17:21:00Z">
        <w:r w:rsidRPr="002C5C87" w:rsidDel="00010ABE">
          <w:rPr>
            <w:rFonts w:ascii="Times New Roman" w:eastAsia="MS Mincho" w:hAnsi="Times New Roman" w:cs="Times New Roman"/>
            <w:bCs/>
            <w:color w:val="000000"/>
            <w:sz w:val="24"/>
            <w:szCs w:val="24"/>
            <w:lang w:eastAsia="en-US"/>
          </w:rPr>
          <w:delText xml:space="preserve">materials </w:delText>
        </w:r>
      </w:del>
      <w:ins w:id="33" w:author="Microsoft Office User" w:date="2022-12-22T17:21:00Z">
        <w:r w:rsidR="00010ABE">
          <w:rPr>
            <w:rFonts w:ascii="Times New Roman" w:eastAsia="MS Mincho" w:hAnsi="Times New Roman" w:cs="Times New Roman"/>
            <w:bCs/>
            <w:color w:val="000000"/>
            <w:sz w:val="24"/>
            <w:szCs w:val="24"/>
            <w:lang w:eastAsia="en-US"/>
          </w:rPr>
          <w:t>CNT</w:t>
        </w:r>
      </w:ins>
      <w:ins w:id="34" w:author="Microsoft Office User" w:date="2022-12-22T17:22:00Z">
        <w:r w:rsidR="00010ABE">
          <w:rPr>
            <w:rFonts w:ascii="Times New Roman" w:eastAsia="MS Mincho" w:hAnsi="Times New Roman" w:cs="Times New Roman"/>
            <w:bCs/>
            <w:color w:val="000000"/>
            <w:sz w:val="24"/>
            <w:szCs w:val="24"/>
            <w:lang w:eastAsia="en-US"/>
          </w:rPr>
          <w:t xml:space="preserve"> and PDMS mixture as the </w:t>
        </w:r>
        <w:r w:rsidR="00010ABE">
          <w:rPr>
            <w:rFonts w:ascii="Times New Roman" w:eastAsia="MS Mincho" w:hAnsi="Times New Roman" w:cs="Times New Roman"/>
            <w:bCs/>
            <w:color w:val="000000"/>
            <w:sz w:val="24"/>
            <w:szCs w:val="24"/>
            <w:lang w:eastAsia="en-US"/>
          </w:rPr>
          <w:lastRenderedPageBreak/>
          <w:t xml:space="preserve">photoacoustic coating, as they have </w:t>
        </w:r>
      </w:ins>
      <w:del w:id="35" w:author="Microsoft Office User" w:date="2022-12-22T17:22:00Z">
        <w:r w:rsidRPr="002C5C87" w:rsidDel="00010ABE">
          <w:rPr>
            <w:rFonts w:ascii="Times New Roman" w:eastAsia="MS Mincho" w:hAnsi="Times New Roman" w:cs="Times New Roman"/>
            <w:bCs/>
            <w:color w:val="000000"/>
            <w:sz w:val="24"/>
            <w:szCs w:val="24"/>
            <w:lang w:eastAsia="en-US"/>
          </w:rPr>
          <w:delText xml:space="preserve">with </w:delText>
        </w:r>
      </w:del>
      <w:ins w:id="36" w:author="Microsoft Office User" w:date="2022-12-22T17:21:00Z">
        <w:r w:rsidR="00010ABE">
          <w:rPr>
            <w:rFonts w:ascii="Times New Roman" w:eastAsia="MS Mincho" w:hAnsi="Times New Roman" w:cs="Times New Roman"/>
            <w:bCs/>
            <w:color w:val="000000"/>
            <w:sz w:val="24"/>
            <w:szCs w:val="24"/>
            <w:lang w:eastAsia="en-US"/>
          </w:rPr>
          <w:t>large</w:t>
        </w:r>
      </w:ins>
      <w:del w:id="37" w:author="Microsoft Office User" w:date="2022-12-22T17:21:00Z">
        <w:r w:rsidRPr="002C5C87" w:rsidDel="00010ABE">
          <w:rPr>
            <w:rFonts w:ascii="Times New Roman" w:eastAsia="MS Mincho" w:hAnsi="Times New Roman" w:cs="Times New Roman"/>
            <w:bCs/>
            <w:color w:val="000000"/>
            <w:sz w:val="24"/>
            <w:szCs w:val="24"/>
            <w:lang w:eastAsia="en-US"/>
          </w:rPr>
          <w:delText>high</w:delText>
        </w:r>
      </w:del>
      <w:r w:rsidRPr="002C5C87">
        <w:rPr>
          <w:rFonts w:ascii="Times New Roman" w:eastAsia="MS Mincho" w:hAnsi="Times New Roman" w:cs="Times New Roman"/>
          <w:bCs/>
          <w:color w:val="000000"/>
          <w:sz w:val="24"/>
          <w:szCs w:val="24"/>
          <w:lang w:eastAsia="en-US"/>
        </w:rPr>
        <w:t xml:space="preserve"> light absorption coefficient and thermal expansion coefficient</w:t>
      </w:r>
      <w:ins w:id="38" w:author="Microsoft Office User" w:date="2022-12-22T17:22:00Z">
        <w:r w:rsidR="00010ABE">
          <w:rPr>
            <w:rFonts w:ascii="Times New Roman" w:eastAsia="MS Mincho" w:hAnsi="Times New Roman" w:cs="Times New Roman"/>
            <w:bCs/>
            <w:color w:val="000000"/>
            <w:sz w:val="24"/>
            <w:szCs w:val="24"/>
            <w:lang w:eastAsia="en-US"/>
          </w:rPr>
          <w:t xml:space="preserve"> and have shown improved photoacoustic conversion compared to other material comb</w:t>
        </w:r>
      </w:ins>
      <w:ins w:id="39" w:author="Microsoft Office User" w:date="2022-12-22T17:23:00Z">
        <w:r w:rsidR="00010ABE">
          <w:rPr>
            <w:rFonts w:ascii="Times New Roman" w:eastAsia="MS Mincho" w:hAnsi="Times New Roman" w:cs="Times New Roman"/>
            <w:bCs/>
            <w:color w:val="000000"/>
            <w:sz w:val="24"/>
            <w:szCs w:val="24"/>
            <w:lang w:eastAsia="en-US"/>
          </w:rPr>
          <w:t>inations</w:t>
        </w:r>
      </w:ins>
      <w:commentRangeStart w:id="40"/>
      <w:r w:rsidRPr="002C5C87">
        <w:rPr>
          <w:rFonts w:ascii="Times New Roman" w:eastAsia="MS Mincho" w:hAnsi="Times New Roman" w:cs="Times New Roman"/>
          <w:bCs/>
          <w:color w:val="000000"/>
          <w:sz w:val="24"/>
          <w:szCs w:val="24"/>
          <w:lang w:eastAsia="en-US"/>
        </w:rPr>
        <w:t>.</w:t>
      </w:r>
      <w:commentRangeEnd w:id="40"/>
      <w:r w:rsidR="00010ABE">
        <w:rPr>
          <w:rStyle w:val="CommentReference"/>
        </w:rPr>
        <w:commentReference w:id="40"/>
      </w:r>
      <w:r w:rsidRPr="002C5C87">
        <w:rPr>
          <w:rFonts w:ascii="Times New Roman" w:eastAsia="MS Mincho" w:hAnsi="Times New Roman" w:cs="Times New Roman"/>
          <w:bCs/>
          <w:color w:val="000000"/>
          <w:sz w:val="24"/>
          <w:szCs w:val="24"/>
          <w:lang w:eastAsia="en-US"/>
        </w:rPr>
        <w:t xml:space="preserve"> The mixture of CNT and PDMS was coated on the tapered fiber distal end to generate optoacoustic signal as preciously described</w:t>
      </w:r>
      <w:commentRangeStart w:id="41"/>
      <w:r w:rsidRPr="002C5C87">
        <w:rPr>
          <w:rFonts w:ascii="Times New Roman" w:eastAsia="MS Mincho" w:hAnsi="Times New Roman" w:cs="Times New Roman"/>
          <w:bCs/>
          <w:color w:val="000000"/>
          <w:sz w:val="24"/>
          <w:szCs w:val="24"/>
          <w:lang w:eastAsia="en-US"/>
        </w:rPr>
        <w:t>.</w:t>
      </w:r>
      <w:commentRangeEnd w:id="41"/>
      <w:r w:rsidR="00010ABE">
        <w:rPr>
          <w:rStyle w:val="CommentReference"/>
        </w:rPr>
        <w:commentReference w:id="41"/>
      </w:r>
      <w:r w:rsidRPr="002C5C87">
        <w:rPr>
          <w:rFonts w:ascii="Times New Roman" w:eastAsia="MS Mincho" w:hAnsi="Times New Roman" w:cs="Times New Roman"/>
          <w:bCs/>
          <w:color w:val="000000"/>
          <w:sz w:val="24"/>
          <w:szCs w:val="24"/>
          <w:lang w:eastAsia="en-US"/>
        </w:rPr>
        <w:t xml:space="preserve"> Second, to avoid the thermal accumulation during </w:t>
      </w:r>
      <w:ins w:id="42" w:author="Microsoft Office User" w:date="2022-12-22T17:23:00Z">
        <w:r w:rsidR="00010ABE">
          <w:rPr>
            <w:rFonts w:ascii="Times New Roman" w:eastAsia="MS Mincho" w:hAnsi="Times New Roman" w:cs="Times New Roman"/>
            <w:bCs/>
            <w:color w:val="000000"/>
            <w:sz w:val="24"/>
            <w:szCs w:val="24"/>
            <w:lang w:eastAsia="en-US"/>
          </w:rPr>
          <w:t xml:space="preserve">a </w:t>
        </w:r>
      </w:ins>
      <w:r w:rsidRPr="002C5C87">
        <w:rPr>
          <w:rFonts w:ascii="Times New Roman" w:eastAsia="MS Mincho" w:hAnsi="Times New Roman" w:cs="Times New Roman"/>
          <w:bCs/>
          <w:color w:val="000000"/>
          <w:sz w:val="24"/>
          <w:szCs w:val="24"/>
          <w:lang w:eastAsia="en-US"/>
        </w:rPr>
        <w:t xml:space="preserve">long burst treatment, </w:t>
      </w:r>
      <w:commentRangeStart w:id="43"/>
      <w:r w:rsidRPr="002C5C87">
        <w:rPr>
          <w:rFonts w:ascii="Times New Roman" w:eastAsia="MS Mincho" w:hAnsi="Times New Roman" w:cs="Times New Roman"/>
          <w:bCs/>
          <w:color w:val="000000"/>
          <w:sz w:val="24"/>
          <w:szCs w:val="24"/>
          <w:lang w:eastAsia="en-US"/>
        </w:rPr>
        <w:t>short laser burst</w:t>
      </w:r>
      <w:ins w:id="44" w:author="Microsoft Office User" w:date="2022-12-22T17:24:00Z">
        <w:r w:rsidR="00010ABE">
          <w:rPr>
            <w:rFonts w:ascii="Times New Roman" w:eastAsia="MS Mincho" w:hAnsi="Times New Roman" w:cs="Times New Roman"/>
            <w:bCs/>
            <w:color w:val="000000"/>
            <w:sz w:val="24"/>
            <w:szCs w:val="24"/>
            <w:lang w:eastAsia="en-US"/>
          </w:rPr>
          <w:t xml:space="preserve"> treatment</w:t>
        </w:r>
      </w:ins>
      <w:r w:rsidRPr="002C5C87">
        <w:rPr>
          <w:rFonts w:ascii="Times New Roman" w:eastAsia="MS Mincho" w:hAnsi="Times New Roman" w:cs="Times New Roman"/>
          <w:bCs/>
          <w:color w:val="000000"/>
          <w:sz w:val="24"/>
          <w:szCs w:val="24"/>
          <w:lang w:eastAsia="en-US"/>
        </w:rPr>
        <w:t xml:space="preserve"> </w:t>
      </w:r>
      <w:commentRangeEnd w:id="43"/>
      <w:r w:rsidR="00010ABE">
        <w:rPr>
          <w:rStyle w:val="CommentReference"/>
        </w:rPr>
        <w:commentReference w:id="43"/>
      </w:r>
      <w:r w:rsidRPr="002C5C87">
        <w:rPr>
          <w:rFonts w:ascii="Times New Roman" w:eastAsia="MS Mincho" w:hAnsi="Times New Roman" w:cs="Times New Roman"/>
          <w:bCs/>
          <w:color w:val="000000"/>
          <w:sz w:val="24"/>
          <w:szCs w:val="24"/>
          <w:lang w:eastAsia="en-US"/>
        </w:rPr>
        <w:t>was applied</w:t>
      </w:r>
      <w:ins w:id="45" w:author="Microsoft Office User" w:date="2022-12-22T17:24:00Z">
        <w:r w:rsidR="00010ABE">
          <w:rPr>
            <w:rFonts w:ascii="Times New Roman" w:eastAsia="MS Mincho" w:hAnsi="Times New Roman" w:cs="Times New Roman"/>
            <w:bCs/>
            <w:color w:val="000000"/>
            <w:sz w:val="24"/>
            <w:szCs w:val="24"/>
            <w:lang w:eastAsia="en-US"/>
          </w:rPr>
          <w:t xml:space="preserve">. </w:t>
        </w:r>
      </w:ins>
      <w:del w:id="46" w:author="Microsoft Office User" w:date="2022-12-22T17:24:00Z">
        <w:r w:rsidRPr="002C5C87" w:rsidDel="00010ABE">
          <w:rPr>
            <w:rFonts w:ascii="Times New Roman" w:eastAsia="MS Mincho" w:hAnsi="Times New Roman" w:cs="Times New Roman"/>
            <w:bCs/>
            <w:color w:val="000000"/>
            <w:sz w:val="24"/>
            <w:szCs w:val="24"/>
            <w:lang w:eastAsia="en-US"/>
          </w:rPr>
          <w:delText>,</w:delText>
        </w:r>
      </w:del>
      <w:r w:rsidRPr="002C5C87">
        <w:rPr>
          <w:rFonts w:ascii="Times New Roman" w:eastAsia="MS Mincho" w:hAnsi="Times New Roman" w:cs="Times New Roman"/>
          <w:bCs/>
          <w:color w:val="000000"/>
          <w:sz w:val="24"/>
          <w:szCs w:val="24"/>
          <w:lang w:eastAsia="en-US"/>
        </w:rPr>
        <w:t xml:space="preserve"> </w:t>
      </w:r>
      <w:ins w:id="47" w:author="Microsoft Office User" w:date="2022-12-22T17:24:00Z">
        <w:r w:rsidR="00010ABE">
          <w:rPr>
            <w:rFonts w:ascii="Times New Roman" w:eastAsia="MS Mincho" w:hAnsi="Times New Roman" w:cs="Times New Roman"/>
            <w:bCs/>
            <w:color w:val="000000"/>
            <w:sz w:val="24"/>
            <w:szCs w:val="24"/>
            <w:lang w:eastAsia="en-US"/>
          </w:rPr>
          <w:t>T</w:t>
        </w:r>
      </w:ins>
      <w:del w:id="48" w:author="Microsoft Office User" w:date="2022-12-22T17:24:00Z">
        <w:r w:rsidRPr="002C5C87" w:rsidDel="00010ABE">
          <w:rPr>
            <w:rFonts w:ascii="Times New Roman" w:eastAsia="MS Mincho" w:hAnsi="Times New Roman" w:cs="Times New Roman"/>
            <w:bCs/>
            <w:color w:val="000000"/>
            <w:sz w:val="24"/>
            <w:szCs w:val="24"/>
            <w:lang w:eastAsia="en-US"/>
          </w:rPr>
          <w:delText>and t</w:delText>
        </w:r>
      </w:del>
      <w:r w:rsidRPr="002C5C87">
        <w:rPr>
          <w:rFonts w:ascii="Times New Roman" w:eastAsia="MS Mincho" w:hAnsi="Times New Roman" w:cs="Times New Roman"/>
          <w:bCs/>
          <w:color w:val="000000"/>
          <w:sz w:val="24"/>
          <w:szCs w:val="24"/>
          <w:lang w:eastAsia="en-US"/>
        </w:rPr>
        <w:t>he temperature increase</w:t>
      </w:r>
      <w:ins w:id="49" w:author="Microsoft Office User" w:date="2022-12-22T17:24:00Z">
        <w:r w:rsidR="00010ABE">
          <w:rPr>
            <w:rFonts w:ascii="Times New Roman" w:eastAsia="MS Mincho" w:hAnsi="Times New Roman" w:cs="Times New Roman"/>
            <w:bCs/>
            <w:color w:val="000000"/>
            <w:sz w:val="24"/>
            <w:szCs w:val="24"/>
            <w:lang w:eastAsia="en-US"/>
          </w:rPr>
          <w:t xml:space="preserve"> under these bursts</w:t>
        </w:r>
      </w:ins>
      <w:r w:rsidRPr="002C5C87">
        <w:rPr>
          <w:rFonts w:ascii="Times New Roman" w:eastAsia="MS Mincho" w:hAnsi="Times New Roman" w:cs="Times New Roman"/>
          <w:bCs/>
          <w:color w:val="000000"/>
          <w:sz w:val="24"/>
          <w:szCs w:val="24"/>
          <w:lang w:eastAsia="en-US"/>
        </w:rPr>
        <w:t xml:space="preserve"> was evaluated. As shown in Figure </w:t>
      </w:r>
      <w:r>
        <w:rPr>
          <w:rFonts w:ascii="Times New Roman" w:eastAsia="MS Mincho" w:hAnsi="Times New Roman" w:cs="Times New Roman"/>
          <w:bCs/>
          <w:color w:val="000000"/>
          <w:sz w:val="24"/>
          <w:szCs w:val="24"/>
          <w:lang w:eastAsia="en-US"/>
        </w:rPr>
        <w:t>1</w:t>
      </w:r>
      <w:r w:rsidRPr="002C5C87">
        <w:rPr>
          <w:rFonts w:ascii="Times New Roman" w:eastAsia="MS Mincho" w:hAnsi="Times New Roman" w:cs="Times New Roman"/>
          <w:bCs/>
          <w:color w:val="000000"/>
          <w:sz w:val="24"/>
          <w:szCs w:val="24"/>
          <w:lang w:eastAsia="en-US"/>
        </w:rPr>
        <w:t xml:space="preserve"> b-c, while </w:t>
      </w:r>
      <w:commentRangeStart w:id="50"/>
      <w:r w:rsidRPr="002C5C87">
        <w:rPr>
          <w:rFonts w:ascii="Times New Roman" w:eastAsia="MS Mincho" w:hAnsi="Times New Roman" w:cs="Times New Roman"/>
          <w:bCs/>
          <w:color w:val="000000"/>
          <w:sz w:val="24"/>
          <w:szCs w:val="24"/>
          <w:lang w:eastAsia="en-US"/>
        </w:rPr>
        <w:t xml:space="preserve">applying a laser burst of 500 </w:t>
      </w:r>
      <w:proofErr w:type="spellStart"/>
      <w:r w:rsidRPr="002C5C87">
        <w:rPr>
          <w:rFonts w:ascii="Times New Roman" w:eastAsia="MS Mincho" w:hAnsi="Times New Roman" w:cs="Times New Roman"/>
          <w:bCs/>
          <w:color w:val="000000"/>
          <w:sz w:val="24"/>
          <w:szCs w:val="24"/>
          <w:lang w:eastAsia="en-US"/>
        </w:rPr>
        <w:t>ms</w:t>
      </w:r>
      <w:proofErr w:type="spellEnd"/>
      <w:r w:rsidRPr="002C5C87">
        <w:rPr>
          <w:rFonts w:ascii="Times New Roman" w:eastAsia="MS Mincho" w:hAnsi="Times New Roman" w:cs="Times New Roman"/>
          <w:bCs/>
          <w:color w:val="000000"/>
          <w:sz w:val="24"/>
          <w:szCs w:val="24"/>
          <w:lang w:eastAsia="en-US"/>
        </w:rPr>
        <w:t xml:space="preserve"> with 24 </w:t>
      </w:r>
      <w:proofErr w:type="spellStart"/>
      <w:r w:rsidRPr="002C5C87">
        <w:rPr>
          <w:rFonts w:ascii="Times New Roman" w:eastAsia="MS Mincho" w:hAnsi="Times New Roman" w:cs="Times New Roman"/>
          <w:bCs/>
          <w:color w:val="000000"/>
          <w:sz w:val="24"/>
          <w:szCs w:val="24"/>
          <w:lang w:eastAsia="en-US"/>
        </w:rPr>
        <w:t>mW</w:t>
      </w:r>
      <w:proofErr w:type="spellEnd"/>
      <w:r w:rsidRPr="002C5C87">
        <w:rPr>
          <w:rFonts w:ascii="Times New Roman" w:eastAsia="MS Mincho" w:hAnsi="Times New Roman" w:cs="Times New Roman"/>
          <w:bCs/>
          <w:color w:val="000000"/>
          <w:sz w:val="24"/>
          <w:szCs w:val="24"/>
          <w:lang w:eastAsia="en-US"/>
        </w:rPr>
        <w:t xml:space="preserve"> power</w:t>
      </w:r>
      <w:commentRangeEnd w:id="50"/>
      <w:r w:rsidR="00010ABE">
        <w:rPr>
          <w:rStyle w:val="CommentReference"/>
        </w:rPr>
        <w:commentReference w:id="50"/>
      </w:r>
      <w:r w:rsidRPr="002C5C87">
        <w:rPr>
          <w:rFonts w:ascii="Times New Roman" w:eastAsia="MS Mincho" w:hAnsi="Times New Roman" w:cs="Times New Roman"/>
          <w:bCs/>
          <w:color w:val="000000"/>
          <w:sz w:val="24"/>
          <w:szCs w:val="24"/>
          <w:lang w:eastAsia="en-US"/>
        </w:rPr>
        <w:t xml:space="preserve">, the GCaMP6f fluorescence intensity in neurons drops upon the optoacoustic treatment. The corresponding temperature was measured using a miniaturized ultrafast thermal probe, showing the temperature increase up to 2.5 </w:t>
      </w:r>
      <w:r w:rsidRPr="002C5C87">
        <w:rPr>
          <w:rFonts w:ascii="Cambria Math" w:eastAsia="MS Mincho" w:hAnsi="Cambria Math" w:cs="Times New Roman"/>
          <w:bCs/>
          <w:color w:val="000000"/>
          <w:sz w:val="24"/>
          <w:szCs w:val="24"/>
          <w:lang w:eastAsia="en-US"/>
        </w:rPr>
        <w:t>℃</w:t>
      </w:r>
      <w:r w:rsidRPr="002C5C87">
        <w:rPr>
          <w:rFonts w:ascii="Times New Roman" w:eastAsia="MS Mincho" w:hAnsi="Times New Roman" w:cs="Times New Roman"/>
          <w:bCs/>
          <w:color w:val="000000"/>
          <w:sz w:val="24"/>
          <w:szCs w:val="24"/>
          <w:lang w:eastAsia="en-US"/>
        </w:rPr>
        <w:t xml:space="preserve">. The GCaMP6f shows a linear relationship between the fluorescence intensity drop and temperature change (Fig </w:t>
      </w:r>
      <w:r>
        <w:rPr>
          <w:rFonts w:ascii="Times New Roman" w:eastAsia="MS Mincho" w:hAnsi="Times New Roman" w:cs="Times New Roman"/>
          <w:bCs/>
          <w:color w:val="000000"/>
          <w:sz w:val="24"/>
          <w:szCs w:val="24"/>
          <w:lang w:eastAsia="en-US"/>
        </w:rPr>
        <w:t>1</w:t>
      </w:r>
      <w:r w:rsidRPr="002C5C87">
        <w:rPr>
          <w:rFonts w:ascii="Times New Roman" w:eastAsia="MS Mincho" w:hAnsi="Times New Roman" w:cs="Times New Roman"/>
          <w:bCs/>
          <w:color w:val="000000"/>
          <w:sz w:val="24"/>
          <w:szCs w:val="24"/>
          <w:lang w:eastAsia="en-US"/>
        </w:rPr>
        <w:t xml:space="preserve"> e). This property is similar to rhodamine B and other thermal sensitive fluorescent dye, due to the fact the quantum yield is decreasing with elevated temperature, which</w:t>
      </w:r>
      <w:r w:rsidRPr="002C5C87">
        <w:rPr>
          <w:rFonts w:ascii="Cambria" w:eastAsia="MS Mincho" w:hAnsi="Cambria" w:cs="Arial"/>
          <w:sz w:val="24"/>
          <w:szCs w:val="24"/>
          <w:lang w:eastAsia="en-US"/>
        </w:rPr>
        <w:t xml:space="preserve"> </w:t>
      </w:r>
      <w:r w:rsidRPr="002C5C87">
        <w:rPr>
          <w:rFonts w:ascii="Times New Roman" w:eastAsia="MS Mincho" w:hAnsi="Times New Roman" w:cs="Times New Roman"/>
          <w:bCs/>
          <w:color w:val="000000"/>
          <w:sz w:val="24"/>
          <w:szCs w:val="24"/>
          <w:lang w:eastAsia="en-US"/>
        </w:rPr>
        <w:t>is widely used for investigating temperature changes in various systems</w:t>
      </w:r>
      <w:r w:rsidRPr="002C5C87">
        <w:rPr>
          <w:rFonts w:ascii="Times New Roman" w:eastAsia="MS Mincho" w:hAnsi="Times New Roman" w:cs="Times New Roman"/>
          <w:bCs/>
          <w:color w:val="000000"/>
          <w:sz w:val="24"/>
          <w:szCs w:val="24"/>
          <w:lang w:eastAsia="en-US"/>
        </w:rPr>
        <w:fldChar w:fldCharType="begin"/>
      </w:r>
      <w:r>
        <w:rPr>
          <w:rFonts w:ascii="Times New Roman" w:eastAsia="MS Mincho" w:hAnsi="Times New Roman" w:cs="Times New Roman"/>
          <w:bCs/>
          <w:color w:val="000000"/>
          <w:sz w:val="24"/>
          <w:szCs w:val="24"/>
          <w:lang w:eastAsia="en-US"/>
        </w:rPr>
        <w:instrText xml:space="preserve"> ADDIN EN.CITE &lt;EndNote&gt;&lt;Cite&gt;&lt;Author&gt;Shah&lt;/Author&gt;&lt;Year&gt;2009&lt;/Year&gt;&lt;RecNum&gt;407&lt;/RecNum&gt;&lt;DisplayText&gt;[25]&lt;/DisplayText&gt;&lt;record&gt;&lt;rec-number&gt;407&lt;/rec-number&gt;&lt;foreign-keys&gt;&lt;key app="EN" db-id="prx00stw8d0sxne20x352vfnfv5aff5drvxe" timestamp="1654966033"&gt;407&lt;/key&gt;&lt;/foreign-keys&gt;&lt;ref-type name="Journal Article"&gt;17&lt;/ref-type&gt;&lt;contributors&gt;&lt;authors&gt;&lt;author&gt;Shah, Jayna J&lt;/author&gt;&lt;author&gt;Gaitan, Michael&lt;/author&gt;&lt;author&gt;Geist, Jon&lt;/author&gt;&lt;/authors&gt;&lt;/contributors&gt;&lt;titles&gt;&lt;title&gt;Generalized temperature measurement equations for rhodamine B dye solution and its application to microfluidics&lt;/title&gt;&lt;secondary-title&gt;Analytical chemistry&lt;/secondary-title&gt;&lt;/titles&gt;&lt;periodical&gt;&lt;full-title&gt;Analytical chemistry&lt;/full-title&gt;&lt;/periodical&gt;&lt;pages&gt;8260-8263&lt;/pages&gt;&lt;volume&gt;81&lt;/volume&gt;&lt;number&gt;19&lt;/number&gt;&lt;dates&gt;&lt;year&gt;2009&lt;/year&gt;&lt;/dates&gt;&lt;isbn&gt;0003-2700&lt;/isbn&gt;&lt;urls&gt;&lt;/urls&gt;&lt;/record&gt;&lt;/Cite&gt;&lt;/EndNote&gt;</w:instrText>
      </w:r>
      <w:r w:rsidRPr="002C5C87">
        <w:rPr>
          <w:rFonts w:ascii="Times New Roman" w:eastAsia="MS Mincho" w:hAnsi="Times New Roman" w:cs="Times New Roman"/>
          <w:bCs/>
          <w:color w:val="000000"/>
          <w:sz w:val="24"/>
          <w:szCs w:val="24"/>
          <w:lang w:eastAsia="en-US"/>
        </w:rPr>
        <w:fldChar w:fldCharType="separate"/>
      </w:r>
      <w:r>
        <w:rPr>
          <w:rFonts w:ascii="Times New Roman" w:eastAsia="MS Mincho" w:hAnsi="Times New Roman" w:cs="Times New Roman"/>
          <w:bCs/>
          <w:noProof/>
          <w:color w:val="000000"/>
          <w:sz w:val="24"/>
          <w:szCs w:val="24"/>
          <w:lang w:eastAsia="en-US"/>
        </w:rPr>
        <w:t>[25]</w:t>
      </w:r>
      <w:r w:rsidRPr="002C5C87">
        <w:rPr>
          <w:rFonts w:ascii="Times New Roman" w:eastAsia="MS Mincho" w:hAnsi="Times New Roman" w:cs="Times New Roman"/>
          <w:bCs/>
          <w:color w:val="000000"/>
          <w:sz w:val="24"/>
          <w:szCs w:val="24"/>
          <w:lang w:eastAsia="en-US"/>
        </w:rPr>
        <w:fldChar w:fldCharType="end"/>
      </w:r>
      <w:r w:rsidRPr="002C5C87">
        <w:rPr>
          <w:rFonts w:ascii="Times New Roman" w:eastAsia="MS Mincho" w:hAnsi="Times New Roman" w:cs="Times New Roman"/>
          <w:bCs/>
          <w:color w:val="000000"/>
          <w:sz w:val="24"/>
          <w:szCs w:val="24"/>
          <w:lang w:eastAsia="en-US"/>
        </w:rPr>
        <w:t xml:space="preserve">. Although the temperature increases are all below the previously reported threshold for thermal induced neural activation (ΔT˃5 </w:t>
      </w:r>
      <w:r w:rsidRPr="002C5C87">
        <w:rPr>
          <w:rFonts w:ascii="Times New Roman" w:eastAsia="MS Mincho" w:hAnsi="Times New Roman" w:cs="Times New Roman" w:hint="eastAsia"/>
          <w:bCs/>
          <w:color w:val="000000"/>
          <w:sz w:val="24"/>
          <w:szCs w:val="24"/>
          <w:lang w:eastAsia="en-US"/>
        </w:rPr>
        <w:t>℃</w:t>
      </w:r>
      <w:r w:rsidRPr="002C5C87">
        <w:rPr>
          <w:rFonts w:ascii="Times New Roman" w:eastAsia="MS Mincho" w:hAnsi="Times New Roman" w:cs="Times New Roman"/>
          <w:bCs/>
          <w:color w:val="000000"/>
          <w:sz w:val="24"/>
          <w:szCs w:val="24"/>
          <w:lang w:eastAsia="en-US"/>
        </w:rPr>
        <w:t xml:space="preserve">), the possibility of the thermal effect on the cell membrane capacitance change, thermal sensitive ion channels (e.g., TRPV1) activation and subsequently membrane depolarization cannot be excluded. Thus, in order to minimize the thermal effect, a 5 </w:t>
      </w:r>
      <w:proofErr w:type="spellStart"/>
      <w:r w:rsidRPr="002C5C87">
        <w:rPr>
          <w:rFonts w:ascii="Times New Roman" w:eastAsia="MS Mincho" w:hAnsi="Times New Roman" w:cs="Times New Roman"/>
          <w:bCs/>
          <w:color w:val="000000"/>
          <w:sz w:val="24"/>
          <w:szCs w:val="24"/>
          <w:lang w:eastAsia="en-US"/>
        </w:rPr>
        <w:t>ms</w:t>
      </w:r>
      <w:proofErr w:type="spellEnd"/>
      <w:r w:rsidRPr="002C5C87">
        <w:rPr>
          <w:rFonts w:ascii="Times New Roman" w:eastAsia="MS Mincho" w:hAnsi="Times New Roman" w:cs="Times New Roman"/>
          <w:bCs/>
          <w:color w:val="000000"/>
          <w:sz w:val="24"/>
          <w:szCs w:val="24"/>
          <w:lang w:eastAsia="en-US"/>
        </w:rPr>
        <w:t xml:space="preserve"> short laser burst with 52.4 </w:t>
      </w:r>
      <w:proofErr w:type="spellStart"/>
      <w:r w:rsidRPr="002C5C87">
        <w:rPr>
          <w:rFonts w:ascii="Times New Roman" w:eastAsia="MS Mincho" w:hAnsi="Times New Roman" w:cs="Times New Roman"/>
          <w:bCs/>
          <w:color w:val="000000"/>
          <w:sz w:val="24"/>
          <w:szCs w:val="24"/>
          <w:lang w:eastAsia="en-US"/>
        </w:rPr>
        <w:t>mW</w:t>
      </w:r>
      <w:proofErr w:type="spellEnd"/>
      <w:r w:rsidRPr="002C5C87">
        <w:rPr>
          <w:rFonts w:ascii="Times New Roman" w:eastAsia="MS Mincho" w:hAnsi="Times New Roman" w:cs="Times New Roman"/>
          <w:bCs/>
          <w:color w:val="000000"/>
          <w:sz w:val="24"/>
          <w:szCs w:val="24"/>
          <w:lang w:eastAsia="en-US"/>
        </w:rPr>
        <w:t xml:space="preserve"> laser power was used. As shown in Figure </w:t>
      </w:r>
      <w:r>
        <w:rPr>
          <w:rFonts w:ascii="Times New Roman" w:eastAsia="MS Mincho" w:hAnsi="Times New Roman" w:cs="Times New Roman"/>
          <w:bCs/>
          <w:color w:val="000000"/>
          <w:sz w:val="24"/>
          <w:szCs w:val="24"/>
          <w:lang w:eastAsia="en-US"/>
        </w:rPr>
        <w:t>1</w:t>
      </w:r>
      <w:r w:rsidRPr="002C5C87">
        <w:rPr>
          <w:rFonts w:ascii="Times New Roman" w:eastAsia="MS Mincho" w:hAnsi="Times New Roman" w:cs="Times New Roman"/>
          <w:bCs/>
          <w:color w:val="000000"/>
          <w:sz w:val="24"/>
          <w:szCs w:val="24"/>
          <w:lang w:eastAsia="en-US"/>
        </w:rPr>
        <w:t xml:space="preserve">f-h, this dosage allows for successful neurostimulation with minor temperature increase, which makes it a good candidate for mechanism study of optoacoustic neuromodulation in the following sections. </w:t>
      </w:r>
    </w:p>
    <w:p w14:paraId="196829FA" w14:textId="77777777" w:rsidR="002C5C87" w:rsidRPr="002C5C87" w:rsidRDefault="002C5C87" w:rsidP="002C5C87">
      <w:pPr>
        <w:spacing w:after="0" w:line="480" w:lineRule="auto"/>
        <w:jc w:val="both"/>
        <w:rPr>
          <w:rFonts w:ascii="Times New Roman" w:eastAsia="MS Mincho" w:hAnsi="Times New Roman" w:cs="Times New Roman"/>
          <w:color w:val="000000"/>
          <w:sz w:val="24"/>
          <w:szCs w:val="24"/>
          <w:lang w:eastAsia="en-US"/>
        </w:rPr>
      </w:pPr>
      <w:r w:rsidRPr="002C5C87">
        <w:rPr>
          <w:rFonts w:ascii="Times New Roman" w:eastAsia="MS Mincho" w:hAnsi="Times New Roman" w:cs="Times New Roman"/>
          <w:noProof/>
          <w:color w:val="000000"/>
          <w:sz w:val="24"/>
          <w:szCs w:val="24"/>
          <w:lang w:eastAsia="en-US"/>
        </w:rPr>
        <w:lastRenderedPageBreak/>
        <w:drawing>
          <wp:inline distT="0" distB="0" distL="0" distR="0" wp14:anchorId="27AC4CDC" wp14:editId="180D5437">
            <wp:extent cx="5450182" cy="2562225"/>
            <wp:effectExtent l="0" t="0" r="0" b="0"/>
            <wp:docPr id="17" name="Picture 1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 application&#10;&#10;Description automatically generated"/>
                    <pic:cNvPicPr/>
                  </pic:nvPicPr>
                  <pic:blipFill>
                    <a:blip r:embed="rId8"/>
                    <a:stretch>
                      <a:fillRect/>
                    </a:stretch>
                  </pic:blipFill>
                  <pic:spPr>
                    <a:xfrm>
                      <a:off x="0" y="0"/>
                      <a:ext cx="5469304" cy="2571215"/>
                    </a:xfrm>
                    <a:prstGeom prst="rect">
                      <a:avLst/>
                    </a:prstGeom>
                  </pic:spPr>
                </pic:pic>
              </a:graphicData>
            </a:graphic>
          </wp:inline>
        </w:drawing>
      </w:r>
    </w:p>
    <w:p w14:paraId="4C1F22ED" w14:textId="5358F6B0" w:rsidR="002C5C87" w:rsidRPr="002C5C87" w:rsidRDefault="002C5C87" w:rsidP="002C5C87">
      <w:pPr>
        <w:spacing w:after="200" w:line="240" w:lineRule="auto"/>
        <w:jc w:val="both"/>
        <w:rPr>
          <w:rFonts w:ascii="Times New Roman" w:eastAsia="MS Mincho" w:hAnsi="Times New Roman" w:cs="Times New Roman"/>
          <w:bCs/>
          <w:color w:val="000000"/>
          <w:szCs w:val="18"/>
          <w:lang w:eastAsia="en-US"/>
        </w:rPr>
      </w:pPr>
      <w:bookmarkStart w:id="51" w:name="_Toc106745907"/>
      <w:r w:rsidRPr="00010ABE">
        <w:rPr>
          <w:rFonts w:ascii="Times New Roman" w:eastAsia="MS Mincho" w:hAnsi="Times New Roman" w:cs="Times New Roman"/>
          <w:b/>
          <w:bCs/>
          <w:color w:val="000000"/>
          <w:szCs w:val="18"/>
          <w:lang w:eastAsia="en-US"/>
          <w:rPrChange w:id="52" w:author="Microsoft Office User" w:date="2022-12-22T17:27:00Z">
            <w:rPr>
              <w:rFonts w:ascii="Times New Roman" w:eastAsia="MS Mincho" w:hAnsi="Times New Roman" w:cs="Times New Roman"/>
              <w:bCs/>
              <w:color w:val="000000"/>
              <w:szCs w:val="18"/>
              <w:lang w:eastAsia="en-US"/>
            </w:rPr>
          </w:rPrChange>
        </w:rPr>
        <w:t>Figure 1</w:t>
      </w:r>
      <w:r w:rsidRPr="002C5C87">
        <w:rPr>
          <w:rFonts w:ascii="Times New Roman" w:eastAsia="MS Mincho" w:hAnsi="Times New Roman" w:cs="Times New Roman"/>
          <w:bCs/>
          <w:color w:val="000000"/>
          <w:szCs w:val="18"/>
          <w:lang w:eastAsia="en-US"/>
        </w:rPr>
        <w:t>. TFOE allows for non-thermal modulation</w:t>
      </w:r>
      <w:del w:id="53" w:author="Microsoft Office User" w:date="2022-12-22T17:27:00Z">
        <w:r w:rsidRPr="002C5C87" w:rsidDel="00010ABE">
          <w:rPr>
            <w:rFonts w:ascii="Times New Roman" w:eastAsia="MS Mincho" w:hAnsi="Times New Roman" w:cs="Times New Roman"/>
            <w:bCs/>
            <w:color w:val="000000"/>
            <w:szCs w:val="18"/>
            <w:lang w:eastAsia="en-US"/>
          </w:rPr>
          <w:delText xml:space="preserve"> with high spatial precision</w:delText>
        </w:r>
      </w:del>
      <w:r w:rsidRPr="002C5C87">
        <w:rPr>
          <w:rFonts w:ascii="Times New Roman" w:eastAsia="MS Mincho" w:hAnsi="Times New Roman" w:cs="Times New Roman"/>
          <w:bCs/>
          <w:color w:val="000000"/>
          <w:szCs w:val="18"/>
          <w:lang w:eastAsia="en-US"/>
        </w:rPr>
        <w:t xml:space="preserve">. </w:t>
      </w:r>
      <w:ins w:id="54" w:author="Microsoft Office User" w:date="2022-12-22T17:27:00Z">
        <w:r w:rsidR="00010ABE">
          <w:rPr>
            <w:rFonts w:ascii="Times New Roman" w:eastAsia="MS Mincho" w:hAnsi="Times New Roman" w:cs="Times New Roman"/>
            <w:bCs/>
            <w:color w:val="000000"/>
            <w:szCs w:val="18"/>
            <w:lang w:eastAsia="en-US"/>
          </w:rPr>
          <w:t>a.</w:t>
        </w:r>
      </w:ins>
      <w:del w:id="55" w:author="Microsoft Office User" w:date="2022-12-22T17:27:00Z">
        <w:r w:rsidR="00010ABE" w:rsidRPr="00010ABE" w:rsidDel="00010ABE">
          <w:rPr>
            <w:rFonts w:ascii="Times New Roman" w:eastAsia="MS Mincho" w:hAnsi="Times New Roman" w:cs="Times New Roman"/>
            <w:b/>
            <w:bCs/>
            <w:color w:val="000000"/>
            <w:szCs w:val="18"/>
            <w:lang w:eastAsia="en-US"/>
          </w:rPr>
          <w:delText>A</w:delText>
        </w:r>
      </w:del>
      <w:r w:rsidRPr="002C5C87">
        <w:rPr>
          <w:rFonts w:ascii="Times New Roman" w:eastAsia="MS Mincho" w:hAnsi="Times New Roman" w:cs="Times New Roman"/>
          <w:bCs/>
          <w:color w:val="000000"/>
          <w:szCs w:val="18"/>
          <w:lang w:eastAsia="en-US"/>
        </w:rPr>
        <w:t xml:space="preserve"> Schematic </w:t>
      </w:r>
      <w:ins w:id="56" w:author="Microsoft Office User" w:date="2022-12-22T17:27:00Z">
        <w:r w:rsidR="00010ABE">
          <w:rPr>
            <w:rFonts w:ascii="Times New Roman" w:eastAsia="MS Mincho" w:hAnsi="Times New Roman" w:cs="Times New Roman"/>
            <w:bCs/>
            <w:color w:val="000000"/>
            <w:szCs w:val="18"/>
            <w:lang w:eastAsia="en-US"/>
          </w:rPr>
          <w:t xml:space="preserve">and picture </w:t>
        </w:r>
      </w:ins>
      <w:r w:rsidRPr="002C5C87">
        <w:rPr>
          <w:rFonts w:ascii="Times New Roman" w:eastAsia="MS Mincho" w:hAnsi="Times New Roman" w:cs="Times New Roman"/>
          <w:bCs/>
          <w:color w:val="000000"/>
          <w:szCs w:val="18"/>
          <w:lang w:eastAsia="en-US"/>
        </w:rPr>
        <w:t>of TFOE</w:t>
      </w:r>
      <w:del w:id="57" w:author="Microsoft Office User" w:date="2022-12-22T17:27:00Z">
        <w:r w:rsidRPr="002C5C87" w:rsidDel="00010ABE">
          <w:rPr>
            <w:rFonts w:ascii="Times New Roman" w:eastAsia="MS Mincho" w:hAnsi="Times New Roman" w:cs="Times New Roman"/>
            <w:bCs/>
            <w:color w:val="000000"/>
            <w:szCs w:val="18"/>
            <w:lang w:eastAsia="en-US"/>
          </w:rPr>
          <w:delText xml:space="preserve"> neural stimulation</w:delText>
        </w:r>
      </w:del>
      <w:r w:rsidRPr="002C5C87">
        <w:rPr>
          <w:rFonts w:ascii="Times New Roman" w:eastAsia="MS Mincho" w:hAnsi="Times New Roman" w:cs="Times New Roman"/>
          <w:bCs/>
          <w:color w:val="000000"/>
          <w:szCs w:val="18"/>
          <w:lang w:eastAsia="en-US"/>
        </w:rPr>
        <w:t xml:space="preserve">. </w:t>
      </w:r>
      <w:ins w:id="58" w:author="Microsoft Office User" w:date="2022-12-22T17:28:00Z">
        <w:r w:rsidR="00010ABE">
          <w:rPr>
            <w:rFonts w:ascii="Times New Roman" w:eastAsia="MS Mincho" w:hAnsi="Times New Roman" w:cs="Times New Roman"/>
            <w:bCs/>
            <w:color w:val="000000"/>
            <w:szCs w:val="18"/>
            <w:lang w:eastAsia="en-US"/>
          </w:rPr>
          <w:t>Scale bar</w:t>
        </w:r>
        <w:commentRangeStart w:id="59"/>
        <w:r w:rsidR="00010ABE">
          <w:rPr>
            <w:rFonts w:ascii="Times New Roman" w:eastAsia="MS Mincho" w:hAnsi="Times New Roman" w:cs="Times New Roman"/>
            <w:bCs/>
            <w:color w:val="000000"/>
            <w:szCs w:val="18"/>
            <w:lang w:eastAsia="en-US"/>
          </w:rPr>
          <w:t xml:space="preserve">: xxx </w:t>
        </w:r>
        <w:commentRangeEnd w:id="59"/>
        <w:r w:rsidR="00010ABE">
          <w:rPr>
            <w:rStyle w:val="CommentReference"/>
          </w:rPr>
          <w:commentReference w:id="59"/>
        </w:r>
      </w:ins>
      <w:r w:rsidRPr="002C5C87">
        <w:rPr>
          <w:rFonts w:ascii="Times New Roman" w:eastAsia="MS Mincho" w:hAnsi="Times New Roman" w:cs="Times New Roman"/>
          <w:bCs/>
          <w:color w:val="000000"/>
          <w:szCs w:val="18"/>
          <w:lang w:eastAsia="en-US"/>
        </w:rPr>
        <w:t xml:space="preserve">b-e Neural fluorescence signal suppressed by using TFOE with 500 </w:t>
      </w:r>
      <w:proofErr w:type="spellStart"/>
      <w:r w:rsidRPr="002C5C87">
        <w:rPr>
          <w:rFonts w:ascii="Times New Roman" w:eastAsia="MS Mincho" w:hAnsi="Times New Roman" w:cs="Times New Roman"/>
          <w:bCs/>
          <w:color w:val="000000"/>
          <w:szCs w:val="18"/>
          <w:lang w:eastAsia="en-US"/>
        </w:rPr>
        <w:t>ms</w:t>
      </w:r>
      <w:proofErr w:type="spellEnd"/>
      <w:r w:rsidRPr="002C5C87">
        <w:rPr>
          <w:rFonts w:ascii="Times New Roman" w:eastAsia="MS Mincho" w:hAnsi="Times New Roman" w:cs="Times New Roman"/>
          <w:bCs/>
          <w:color w:val="000000"/>
          <w:szCs w:val="18"/>
          <w:lang w:eastAsia="en-US"/>
        </w:rPr>
        <w:t xml:space="preserve"> laser of 24 </w:t>
      </w:r>
      <w:proofErr w:type="spellStart"/>
      <w:r w:rsidRPr="002C5C87">
        <w:rPr>
          <w:rFonts w:ascii="Times New Roman" w:eastAsia="MS Mincho" w:hAnsi="Times New Roman" w:cs="Times New Roman"/>
          <w:bCs/>
          <w:color w:val="000000"/>
          <w:szCs w:val="18"/>
          <w:lang w:eastAsia="en-US"/>
        </w:rPr>
        <w:t>mW</w:t>
      </w:r>
      <w:proofErr w:type="spellEnd"/>
      <w:r w:rsidRPr="002C5C87">
        <w:rPr>
          <w:rFonts w:ascii="Times New Roman" w:eastAsia="MS Mincho" w:hAnsi="Times New Roman" w:cs="Times New Roman"/>
          <w:bCs/>
          <w:color w:val="000000"/>
          <w:szCs w:val="18"/>
          <w:lang w:eastAsia="en-US"/>
        </w:rPr>
        <w:t>. d Temperature chan</w:t>
      </w:r>
      <w:bookmarkStart w:id="60" w:name="_GoBack"/>
      <w:bookmarkEnd w:id="60"/>
      <w:r w:rsidRPr="002C5C87">
        <w:rPr>
          <w:rFonts w:ascii="Times New Roman" w:eastAsia="MS Mincho" w:hAnsi="Times New Roman" w:cs="Times New Roman"/>
          <w:bCs/>
          <w:color w:val="000000"/>
          <w:szCs w:val="18"/>
          <w:lang w:eastAsia="en-US"/>
        </w:rPr>
        <w:t xml:space="preserve">ge during the TFOE treatment. e Dependence of fluorescence with temperature change. f-h Neural stimulation by using TFOE with 5 </w:t>
      </w:r>
      <w:proofErr w:type="spellStart"/>
      <w:r w:rsidRPr="002C5C87">
        <w:rPr>
          <w:rFonts w:ascii="Times New Roman" w:eastAsia="MS Mincho" w:hAnsi="Times New Roman" w:cs="Times New Roman"/>
          <w:bCs/>
          <w:color w:val="000000"/>
          <w:szCs w:val="18"/>
          <w:lang w:eastAsia="en-US"/>
        </w:rPr>
        <w:t>ms</w:t>
      </w:r>
      <w:proofErr w:type="spellEnd"/>
      <w:r w:rsidRPr="002C5C87">
        <w:rPr>
          <w:rFonts w:ascii="Times New Roman" w:eastAsia="MS Mincho" w:hAnsi="Times New Roman" w:cs="Times New Roman"/>
          <w:bCs/>
          <w:color w:val="000000"/>
          <w:szCs w:val="18"/>
          <w:lang w:eastAsia="en-US"/>
        </w:rPr>
        <w:t xml:space="preserve"> laser of 52.4 </w:t>
      </w:r>
      <w:proofErr w:type="spellStart"/>
      <w:r w:rsidRPr="002C5C87">
        <w:rPr>
          <w:rFonts w:ascii="Times New Roman" w:eastAsia="MS Mincho" w:hAnsi="Times New Roman" w:cs="Times New Roman"/>
          <w:bCs/>
          <w:color w:val="000000"/>
          <w:szCs w:val="18"/>
          <w:lang w:eastAsia="en-US"/>
        </w:rPr>
        <w:t>mW</w:t>
      </w:r>
      <w:proofErr w:type="spellEnd"/>
      <w:r w:rsidRPr="002C5C87">
        <w:rPr>
          <w:rFonts w:ascii="Times New Roman" w:eastAsia="MS Mincho" w:hAnsi="Times New Roman" w:cs="Times New Roman"/>
          <w:bCs/>
          <w:color w:val="000000"/>
          <w:szCs w:val="18"/>
          <w:lang w:eastAsia="en-US"/>
        </w:rPr>
        <w:t>. g-h Fluorescence signal and temperature upon TFOE treatment.</w:t>
      </w:r>
      <w:bookmarkEnd w:id="51"/>
      <w:r w:rsidRPr="002C5C87">
        <w:rPr>
          <w:rFonts w:ascii="Times New Roman" w:eastAsia="MS Mincho" w:hAnsi="Times New Roman" w:cs="Times New Roman"/>
          <w:bCs/>
          <w:color w:val="000000"/>
          <w:szCs w:val="18"/>
          <w:lang w:eastAsia="en-US"/>
        </w:rPr>
        <w:t xml:space="preserve"> </w:t>
      </w:r>
    </w:p>
    <w:p w14:paraId="618BC665" w14:textId="77777777" w:rsidR="002C5C87" w:rsidRPr="002C5C87" w:rsidRDefault="002C5C87" w:rsidP="002C5C87">
      <w:pPr>
        <w:spacing w:after="0" w:line="240" w:lineRule="auto"/>
        <w:rPr>
          <w:rFonts w:ascii="Cambria" w:eastAsia="MS Mincho" w:hAnsi="Cambria" w:cs="Arial"/>
          <w:color w:val="000000"/>
          <w:sz w:val="24"/>
          <w:szCs w:val="24"/>
          <w:lang w:eastAsia="en-US"/>
        </w:rPr>
      </w:pPr>
    </w:p>
    <w:p w14:paraId="4A470AE6" w14:textId="10D95CE8" w:rsidR="002C5C87" w:rsidRPr="002C5C87" w:rsidRDefault="002C5C87" w:rsidP="002C5C87">
      <w:pPr>
        <w:keepNext/>
        <w:keepLines/>
        <w:spacing w:after="0" w:line="480" w:lineRule="auto"/>
        <w:outlineLvl w:val="1"/>
        <w:rPr>
          <w:rFonts w:ascii="Times New Roman" w:eastAsia="MS Gothic" w:hAnsi="Times New Roman" w:cs="Times New Roman"/>
          <w:b/>
          <w:bCs/>
          <w:color w:val="000000"/>
          <w:sz w:val="26"/>
          <w:szCs w:val="26"/>
          <w:lang w:eastAsia="en-US"/>
        </w:rPr>
      </w:pPr>
      <w:bookmarkStart w:id="61" w:name="_Toc108702361"/>
      <w:r w:rsidRPr="002C5C87">
        <w:rPr>
          <w:rFonts w:ascii="Times New Roman" w:eastAsia="MS Gothic" w:hAnsi="Times New Roman" w:cs="Times New Roman"/>
          <w:b/>
          <w:bCs/>
          <w:color w:val="000000"/>
          <w:sz w:val="26"/>
          <w:szCs w:val="26"/>
          <w:lang w:eastAsia="en-US"/>
        </w:rPr>
        <w:t>Synaptic transmission is involved in the TFOE neurostimulation</w:t>
      </w:r>
      <w:bookmarkEnd w:id="61"/>
      <w:r w:rsidRPr="002C5C87">
        <w:rPr>
          <w:rFonts w:ascii="Times New Roman" w:eastAsia="MS Gothic" w:hAnsi="Times New Roman" w:cs="Times New Roman"/>
          <w:b/>
          <w:bCs/>
          <w:color w:val="000000"/>
          <w:sz w:val="26"/>
          <w:szCs w:val="26"/>
          <w:lang w:eastAsia="en-US"/>
        </w:rPr>
        <w:t xml:space="preserve"> </w:t>
      </w:r>
      <w:r w:rsidRPr="002C5C87">
        <w:rPr>
          <w:rFonts w:ascii="Times New Roman" w:eastAsia="MS Gothic" w:hAnsi="Times New Roman" w:cs="Times New Roman"/>
          <w:b/>
          <w:bCs/>
          <w:color w:val="000000"/>
          <w:sz w:val="26"/>
          <w:szCs w:val="26"/>
          <w:lang w:eastAsia="en-US"/>
        </w:rPr>
        <w:tab/>
      </w:r>
    </w:p>
    <w:p w14:paraId="2279FD36" w14:textId="7108A4EF" w:rsidR="002C5C87" w:rsidRPr="002C5C87" w:rsidRDefault="002C5C87" w:rsidP="002C5C87">
      <w:pPr>
        <w:spacing w:after="0" w:line="480" w:lineRule="auto"/>
        <w:ind w:firstLine="720"/>
        <w:jc w:val="both"/>
        <w:rPr>
          <w:rFonts w:ascii="Times New Roman" w:eastAsia="MS Mincho" w:hAnsi="Times New Roman" w:cs="Times New Roman"/>
          <w:bCs/>
          <w:color w:val="000000"/>
          <w:sz w:val="24"/>
          <w:szCs w:val="24"/>
          <w:lang w:eastAsia="en-US"/>
        </w:rPr>
      </w:pPr>
      <w:r w:rsidRPr="002C5C87">
        <w:rPr>
          <w:rFonts w:ascii="Times New Roman" w:eastAsia="MS Mincho" w:hAnsi="Times New Roman" w:cs="Times New Roman"/>
          <w:bCs/>
          <w:color w:val="000000"/>
          <w:sz w:val="24"/>
          <w:szCs w:val="24"/>
          <w:lang w:eastAsia="en-US"/>
        </w:rPr>
        <w:t xml:space="preserve">In previous studies using focused ultrasound for neuron modulation, the synaptic transmission was not well understood.  Since the focal area is normally larger than the field of view, it was challenging to separate the direct ultrasound stimulation with the synaptic transmission induced activation. By virtue of the highly confined optoacoustic field from the TFOE, we investigated how synaptic inputs affects stimulation outcome. We infused synaptic blockers, a cocktail of NBQX (AMPA receptor antagonist), gabazine (GABA receptor blocker) and D-APV (NMDA receptor antagonist), which have been shown to be effective in blocking glutamate (excitatory) and GABA (inhibitory) synaptic transmission. As shown in Figure </w:t>
      </w:r>
      <w:r>
        <w:rPr>
          <w:rFonts w:ascii="Times New Roman" w:eastAsia="MS Mincho" w:hAnsi="Times New Roman" w:cs="Times New Roman"/>
          <w:bCs/>
          <w:color w:val="000000"/>
          <w:sz w:val="24"/>
          <w:szCs w:val="24"/>
          <w:lang w:eastAsia="en-US"/>
        </w:rPr>
        <w:t>2</w:t>
      </w:r>
      <w:r w:rsidRPr="002C5C87">
        <w:rPr>
          <w:rFonts w:ascii="Times New Roman" w:eastAsia="MS Mincho" w:hAnsi="Times New Roman" w:cs="Times New Roman"/>
          <w:bCs/>
          <w:color w:val="000000"/>
          <w:sz w:val="24"/>
          <w:szCs w:val="24"/>
          <w:lang w:eastAsia="en-US"/>
        </w:rPr>
        <w:t xml:space="preserve"> a-c, with the presence of synaptic blockers (10 </w:t>
      </w:r>
      <w:r w:rsidRPr="002C5C87">
        <w:rPr>
          <w:rFonts w:ascii="Calibri" w:eastAsia="MS Mincho" w:hAnsi="Calibri" w:cs="Calibri"/>
          <w:bCs/>
          <w:color w:val="000000"/>
          <w:sz w:val="24"/>
          <w:szCs w:val="24"/>
          <w:lang w:eastAsia="en-US"/>
        </w:rPr>
        <w:t>µ</w:t>
      </w:r>
      <w:r w:rsidRPr="002C5C87">
        <w:rPr>
          <w:rFonts w:ascii="Times New Roman" w:eastAsia="MS Mincho" w:hAnsi="Times New Roman" w:cs="Times New Roman"/>
          <w:bCs/>
          <w:color w:val="000000"/>
          <w:sz w:val="24"/>
          <w:szCs w:val="24"/>
          <w:lang w:eastAsia="en-US"/>
        </w:rPr>
        <w:t xml:space="preserve">M NBQX, 10 </w:t>
      </w:r>
      <w:r w:rsidRPr="002C5C87">
        <w:rPr>
          <w:rFonts w:ascii="Calibri" w:eastAsia="MS Mincho" w:hAnsi="Calibri" w:cs="Calibri"/>
          <w:bCs/>
          <w:color w:val="000000"/>
          <w:sz w:val="24"/>
          <w:szCs w:val="24"/>
          <w:lang w:eastAsia="en-US"/>
        </w:rPr>
        <w:t>µ</w:t>
      </w:r>
      <w:r w:rsidRPr="002C5C87">
        <w:rPr>
          <w:rFonts w:ascii="Times New Roman" w:eastAsia="MS Mincho" w:hAnsi="Times New Roman" w:cs="Times New Roman"/>
          <w:bCs/>
          <w:color w:val="000000"/>
          <w:sz w:val="24"/>
          <w:szCs w:val="24"/>
          <w:lang w:eastAsia="en-US"/>
        </w:rPr>
        <w:t xml:space="preserve">M gabazine, and 50 </w:t>
      </w:r>
      <w:r w:rsidRPr="002C5C87">
        <w:rPr>
          <w:rFonts w:ascii="Calibri" w:eastAsia="MS Mincho" w:hAnsi="Calibri" w:cs="Calibri"/>
          <w:bCs/>
          <w:color w:val="000000"/>
          <w:sz w:val="24"/>
          <w:szCs w:val="24"/>
          <w:lang w:eastAsia="en-US"/>
        </w:rPr>
        <w:t>µ</w:t>
      </w:r>
      <w:r w:rsidRPr="002C5C87">
        <w:rPr>
          <w:rFonts w:ascii="Times New Roman" w:eastAsia="MS Mincho" w:hAnsi="Times New Roman" w:cs="Times New Roman"/>
          <w:bCs/>
          <w:color w:val="000000"/>
          <w:sz w:val="24"/>
          <w:szCs w:val="24"/>
          <w:lang w:eastAsia="en-US"/>
        </w:rPr>
        <w:t xml:space="preserve">M DL-AP5), the number of activated neurons shows a significant reduction from 30 to 8 compared to the control group.  </w:t>
      </w:r>
    </w:p>
    <w:p w14:paraId="3CF3CA6C" w14:textId="547E5112" w:rsidR="002C5C87" w:rsidRPr="002C5C87" w:rsidRDefault="002C5C87" w:rsidP="002C5C87">
      <w:pPr>
        <w:spacing w:after="0" w:line="480" w:lineRule="auto"/>
        <w:ind w:firstLine="720"/>
        <w:jc w:val="both"/>
        <w:rPr>
          <w:rFonts w:ascii="Times New Roman" w:eastAsia="MS Mincho" w:hAnsi="Times New Roman" w:cs="Times New Roman"/>
          <w:bCs/>
          <w:color w:val="000000"/>
          <w:sz w:val="24"/>
          <w:szCs w:val="24"/>
          <w:lang w:eastAsia="en-US"/>
        </w:rPr>
      </w:pPr>
      <w:r w:rsidRPr="002C5C87">
        <w:rPr>
          <w:rFonts w:ascii="Times New Roman" w:eastAsia="MS Mincho" w:hAnsi="Times New Roman" w:cs="Times New Roman"/>
          <w:bCs/>
          <w:color w:val="000000"/>
          <w:sz w:val="24"/>
          <w:szCs w:val="24"/>
          <w:lang w:eastAsia="en-US"/>
        </w:rPr>
        <w:lastRenderedPageBreak/>
        <w:t xml:space="preserve">Notably, two types of responses were detected as shown in Figure </w:t>
      </w:r>
      <w:r>
        <w:rPr>
          <w:rFonts w:ascii="Times New Roman" w:eastAsia="MS Mincho" w:hAnsi="Times New Roman" w:cs="Times New Roman"/>
          <w:bCs/>
          <w:color w:val="000000"/>
          <w:sz w:val="24"/>
          <w:szCs w:val="24"/>
          <w:lang w:eastAsia="en-US"/>
        </w:rPr>
        <w:t>2</w:t>
      </w:r>
      <w:r w:rsidRPr="002C5C87">
        <w:rPr>
          <w:rFonts w:ascii="Times New Roman" w:eastAsia="MS Mincho" w:hAnsi="Times New Roman" w:cs="Times New Roman"/>
          <w:bCs/>
          <w:color w:val="000000"/>
          <w:sz w:val="24"/>
          <w:szCs w:val="24"/>
          <w:lang w:eastAsia="en-US"/>
        </w:rPr>
        <w:t xml:space="preserve"> d-f. The transient response spikes upon the stimulation and recovers quickly, while the prolonged response taking a longer time for the recovery. In order to quantify the two response types, we fitted the decay of the response curves exponentially </w:t>
      </w:r>
      <w:r w:rsidR="008D2A12" w:rsidRPr="008D2A12">
        <w:rPr>
          <w:rFonts w:ascii="Times New Roman" w:eastAsia="MS Mincho" w:hAnsi="Times New Roman" w:cs="Times New Roman"/>
          <w:bCs/>
          <w:color w:val="000000"/>
          <w:sz w:val="24"/>
          <w:szCs w:val="24"/>
          <w:lang w:eastAsia="en-US"/>
        </w:rPr>
        <w:t>y = y0 + A1*exp(-(x-x0)/t1)</w:t>
      </w:r>
      <w:r w:rsidR="008D2A12">
        <w:rPr>
          <w:rFonts w:ascii="Times New Roman" w:eastAsia="MS Mincho" w:hAnsi="Times New Roman" w:cs="Times New Roman"/>
          <w:bCs/>
          <w:color w:val="000000"/>
          <w:sz w:val="24"/>
          <w:szCs w:val="24"/>
          <w:lang w:eastAsia="en-US"/>
        </w:rPr>
        <w:t xml:space="preserve"> </w:t>
      </w:r>
      <w:r w:rsidRPr="002C5C87">
        <w:rPr>
          <w:rFonts w:ascii="Times New Roman" w:eastAsia="MS Mincho" w:hAnsi="Times New Roman" w:cs="Times New Roman"/>
          <w:bCs/>
          <w:color w:val="000000"/>
          <w:sz w:val="24"/>
          <w:szCs w:val="24"/>
          <w:lang w:eastAsia="en-US"/>
        </w:rPr>
        <w:t>and defined a time constant when they decreased by a factor of 1/e (e = 0.368) from the peak fluorescence intensity as previously reported</w:t>
      </w:r>
      <w:r w:rsidRPr="002C5C87">
        <w:rPr>
          <w:rFonts w:ascii="Times New Roman" w:eastAsia="MS Mincho" w:hAnsi="Times New Roman" w:cs="Times New Roman"/>
          <w:bCs/>
          <w:color w:val="000000"/>
          <w:sz w:val="24"/>
          <w:szCs w:val="24"/>
          <w:lang w:eastAsia="en-US"/>
        </w:rPr>
        <w:fldChar w:fldCharType="begin"/>
      </w:r>
      <w:r>
        <w:rPr>
          <w:rFonts w:ascii="Times New Roman" w:eastAsia="MS Mincho" w:hAnsi="Times New Roman" w:cs="Times New Roman"/>
          <w:bCs/>
          <w:color w:val="000000"/>
          <w:sz w:val="24"/>
          <w:szCs w:val="24"/>
          <w:lang w:eastAsia="en-US"/>
        </w:rPr>
        <w:instrText xml:space="preserve"> ADDIN EN.CITE &lt;EndNote&gt;&lt;Cite&gt;&lt;Author&gt;Jiang&lt;/Author&gt;&lt;Year&gt;2021&lt;/Year&gt;&lt;RecNum&gt;318&lt;/RecNum&gt;&lt;DisplayText&gt;[26]&lt;/DisplayText&gt;&lt;record&gt;&lt;rec-number&gt;318&lt;/rec-number&gt;&lt;foreign-keys&gt;&lt;key app="EN" db-id="prx00stw8d0sxne20x352vfnfv5aff5drvxe" timestamp="1629726692"&gt;318&lt;/key&gt;&lt;/foreign-keys&gt;&lt;ref-type name="Journal Article"&gt;17&lt;/ref-type&gt;&lt;contributors&gt;&lt;authors&gt;&lt;author&gt;Jiang, Ying&lt;/author&gt;&lt;author&gt;Huang, Yimin&lt;/author&gt;&lt;author&gt;Luo, Xuyi&lt;/author&gt;&lt;author&gt;Wu, Jiayingzi&lt;/author&gt;&lt;author&gt;Zong, Haonan&lt;/author&gt;&lt;author&gt;Shi, Linli&lt;/author&gt;&lt;author&gt;Cheng, Ran&lt;/author&gt;&lt;author&gt;Zhu, Yifan&lt;/author&gt;&lt;author&gt;Jiang, Shan&lt;/author&gt;&lt;author&gt;Lan, Lu&lt;/author&gt;&lt;/authors&gt;&lt;/contributors&gt;&lt;titles&gt;&lt;title&gt;Neural Stimulation in vitro and in vivo by Photoacoustic Nanotransducers&lt;/title&gt;&lt;secondary-title&gt;Matter&lt;/secondary-title&gt;&lt;/titles&gt;&lt;periodical&gt;&lt;full-title&gt;Matter&lt;/full-title&gt;&lt;/periodical&gt;&lt;pages&gt;654-674&lt;/pages&gt;&lt;volume&gt;4&lt;/volume&gt;&lt;number&gt;2&lt;/number&gt;&lt;dates&gt;&lt;year&gt;2021&lt;/year&gt;&lt;/dates&gt;&lt;isbn&gt;2590-2385&lt;/isbn&gt;&lt;urls&gt;&lt;/urls&gt;&lt;/record&gt;&lt;/Cite&gt;&lt;/EndNote&gt;</w:instrText>
      </w:r>
      <w:r w:rsidRPr="002C5C87">
        <w:rPr>
          <w:rFonts w:ascii="Times New Roman" w:eastAsia="MS Mincho" w:hAnsi="Times New Roman" w:cs="Times New Roman"/>
          <w:bCs/>
          <w:color w:val="000000"/>
          <w:sz w:val="24"/>
          <w:szCs w:val="24"/>
          <w:lang w:eastAsia="en-US"/>
        </w:rPr>
        <w:fldChar w:fldCharType="separate"/>
      </w:r>
      <w:r>
        <w:rPr>
          <w:rFonts w:ascii="Times New Roman" w:eastAsia="MS Mincho" w:hAnsi="Times New Roman" w:cs="Times New Roman"/>
          <w:bCs/>
          <w:noProof/>
          <w:color w:val="000000"/>
          <w:sz w:val="24"/>
          <w:szCs w:val="24"/>
          <w:lang w:eastAsia="en-US"/>
        </w:rPr>
        <w:t>[26]</w:t>
      </w:r>
      <w:r w:rsidRPr="002C5C87">
        <w:rPr>
          <w:rFonts w:ascii="Times New Roman" w:eastAsia="MS Mincho" w:hAnsi="Times New Roman" w:cs="Times New Roman"/>
          <w:bCs/>
          <w:color w:val="000000"/>
          <w:sz w:val="24"/>
          <w:szCs w:val="24"/>
          <w:lang w:eastAsia="en-US"/>
        </w:rPr>
        <w:fldChar w:fldCharType="end"/>
      </w:r>
      <w:r w:rsidRPr="002C5C87">
        <w:rPr>
          <w:rFonts w:ascii="Times New Roman" w:eastAsia="MS Mincho" w:hAnsi="Times New Roman" w:cs="Times New Roman"/>
          <w:bCs/>
          <w:color w:val="000000"/>
          <w:sz w:val="24"/>
          <w:szCs w:val="24"/>
          <w:lang w:eastAsia="en-US"/>
        </w:rPr>
        <w:t xml:space="preserve">. The transient activation is defined with a decay time constants shorter than 5 s, while the prolonged activation is defined with a time constants of 5 s and beyond. The percentage of the two types among the activated neurons are compared (Fig </w:t>
      </w:r>
      <w:r>
        <w:rPr>
          <w:rFonts w:ascii="Times New Roman" w:eastAsia="MS Mincho" w:hAnsi="Times New Roman" w:cs="Times New Roman"/>
          <w:bCs/>
          <w:color w:val="000000"/>
          <w:sz w:val="24"/>
          <w:szCs w:val="24"/>
          <w:lang w:eastAsia="en-US"/>
        </w:rPr>
        <w:t>2</w:t>
      </w:r>
      <w:r w:rsidRPr="002C5C87">
        <w:rPr>
          <w:rFonts w:ascii="Times New Roman" w:eastAsia="MS Mincho" w:hAnsi="Times New Roman" w:cs="Times New Roman"/>
          <w:bCs/>
          <w:color w:val="000000"/>
          <w:sz w:val="24"/>
          <w:szCs w:val="24"/>
          <w:lang w:eastAsia="en-US"/>
        </w:rPr>
        <w:t>g). With the absence of synaptic blockers, 28% of the neurons were observed showing the transient responses. While 91% of the neurons showed transient responses with the presence of synaptic blockers. These results suggest that the transient activation is likely originating from direct TFOE-mediated stimulation, while the prolonged activation indicates a train of action potentials coming from the activation of surrounding neural networks via synaptic transmission. Collectively, the results indicate that TFOE-triggered neural activities involve synaptic transmission.</w:t>
      </w:r>
    </w:p>
    <w:p w14:paraId="6FA967D9" w14:textId="77777777" w:rsidR="002C5C87" w:rsidRPr="002C5C87" w:rsidRDefault="002C5C87" w:rsidP="002C5C87">
      <w:pPr>
        <w:spacing w:after="0" w:line="480" w:lineRule="auto"/>
        <w:jc w:val="center"/>
        <w:rPr>
          <w:rFonts w:ascii="Times New Roman" w:eastAsia="MS Mincho" w:hAnsi="Times New Roman" w:cs="Times New Roman"/>
          <w:color w:val="000000"/>
          <w:sz w:val="24"/>
          <w:szCs w:val="24"/>
          <w:lang w:eastAsia="en-US"/>
        </w:rPr>
      </w:pPr>
      <w:r w:rsidRPr="002C5C87">
        <w:rPr>
          <w:rFonts w:ascii="Times New Roman" w:eastAsia="MS Mincho" w:hAnsi="Times New Roman" w:cs="Times New Roman"/>
          <w:noProof/>
          <w:color w:val="000000"/>
          <w:sz w:val="24"/>
          <w:szCs w:val="24"/>
          <w:lang w:eastAsia="en-US"/>
        </w:rPr>
        <w:drawing>
          <wp:inline distT="0" distB="0" distL="0" distR="0" wp14:anchorId="52646F9C" wp14:editId="721AA543">
            <wp:extent cx="5295900" cy="2151547"/>
            <wp:effectExtent l="0" t="0" r="0" b="1270"/>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9"/>
                    <a:stretch>
                      <a:fillRect/>
                    </a:stretch>
                  </pic:blipFill>
                  <pic:spPr>
                    <a:xfrm>
                      <a:off x="0" y="0"/>
                      <a:ext cx="5325528" cy="2163584"/>
                    </a:xfrm>
                    <a:prstGeom prst="rect">
                      <a:avLst/>
                    </a:prstGeom>
                  </pic:spPr>
                </pic:pic>
              </a:graphicData>
            </a:graphic>
          </wp:inline>
        </w:drawing>
      </w:r>
    </w:p>
    <w:p w14:paraId="5101EF22" w14:textId="0C36726D" w:rsidR="002C5C87" w:rsidRPr="002C5C87" w:rsidRDefault="002C5C87" w:rsidP="002C5C87">
      <w:pPr>
        <w:spacing w:after="200" w:line="240" w:lineRule="auto"/>
        <w:jc w:val="both"/>
        <w:rPr>
          <w:rFonts w:ascii="Times New Roman" w:eastAsia="MS Mincho" w:hAnsi="Times New Roman" w:cs="Times New Roman"/>
          <w:bCs/>
          <w:szCs w:val="18"/>
          <w:lang w:eastAsia="en-US"/>
        </w:rPr>
      </w:pPr>
      <w:bookmarkStart w:id="62" w:name="_Toc106745908"/>
      <w:r w:rsidRPr="002C5C87">
        <w:rPr>
          <w:rFonts w:ascii="Times New Roman" w:eastAsia="MS Mincho" w:hAnsi="Times New Roman" w:cs="Times New Roman"/>
          <w:bCs/>
          <w:szCs w:val="18"/>
          <w:lang w:eastAsia="en-US"/>
        </w:rPr>
        <w:t xml:space="preserve">Figure </w:t>
      </w:r>
      <w:r>
        <w:rPr>
          <w:rFonts w:ascii="Times New Roman" w:eastAsia="MS Mincho" w:hAnsi="Times New Roman" w:cs="Times New Roman"/>
          <w:bCs/>
          <w:szCs w:val="18"/>
          <w:lang w:eastAsia="en-US"/>
        </w:rPr>
        <w:t>2.</w:t>
      </w:r>
      <w:r w:rsidRPr="002C5C87">
        <w:rPr>
          <w:rFonts w:ascii="Times New Roman" w:eastAsia="MS Mincho" w:hAnsi="Times New Roman" w:cs="Times New Roman"/>
          <w:bCs/>
          <w:szCs w:val="18"/>
          <w:lang w:eastAsia="en-US"/>
        </w:rPr>
        <w:t xml:space="preserve"> TFOE induced neuron stimulation involving synaptic transmission. a-b Max ΔF/F contrast image of TFOE evoked neuron activity without/with synaptic blocker (S.B.). Dash line: location of TFOE.  c Analysis of number of activated neurons. Error bars denote mean ± SD. d-e Colormaps of fluorescence changes of neurons stimulated by TFOE without/with S.B. f Averaged Calcium traces of neurons upon TFOE stimulation. Shaded area: mean ± SD. g Analysis of percentage for transient and prolonged calcium traces. Error bars denote mean ± SD.</w:t>
      </w:r>
      <w:bookmarkEnd w:id="62"/>
    </w:p>
    <w:p w14:paraId="73256F2B" w14:textId="77777777" w:rsidR="00322383" w:rsidRPr="00322383" w:rsidRDefault="00322383" w:rsidP="00322383">
      <w:pPr>
        <w:keepNext/>
        <w:keepLines/>
        <w:spacing w:after="0" w:line="480" w:lineRule="auto"/>
        <w:outlineLvl w:val="1"/>
        <w:rPr>
          <w:rFonts w:ascii="Times New Roman" w:eastAsia="MS Gothic" w:hAnsi="Times New Roman" w:cs="Times New Roman"/>
          <w:b/>
          <w:bCs/>
          <w:color w:val="000000"/>
          <w:sz w:val="26"/>
          <w:szCs w:val="26"/>
          <w:lang w:eastAsia="en-US"/>
        </w:rPr>
      </w:pPr>
      <w:r w:rsidRPr="00322383">
        <w:rPr>
          <w:rFonts w:ascii="Times New Roman" w:eastAsia="MS Gothic" w:hAnsi="Times New Roman" w:cs="Times New Roman"/>
          <w:b/>
          <w:bCs/>
          <w:color w:val="000000"/>
          <w:sz w:val="26"/>
          <w:szCs w:val="26"/>
          <w:lang w:eastAsia="en-US"/>
        </w:rPr>
        <w:lastRenderedPageBreak/>
        <w:t xml:space="preserve">Mechanosensitive ion channels are responsible for optoacoustic stimulation </w:t>
      </w:r>
    </w:p>
    <w:p w14:paraId="523FDC91" w14:textId="77777777" w:rsidR="002C5C87" w:rsidRPr="002C5C87" w:rsidRDefault="002C5C87" w:rsidP="002C5C87">
      <w:pPr>
        <w:spacing w:after="0" w:line="240" w:lineRule="auto"/>
        <w:rPr>
          <w:rFonts w:ascii="Cambria" w:eastAsia="MS Mincho" w:hAnsi="Cambria" w:cs="Arial"/>
          <w:sz w:val="24"/>
          <w:szCs w:val="24"/>
          <w:lang w:eastAsia="en-US"/>
        </w:rPr>
      </w:pPr>
    </w:p>
    <w:p w14:paraId="3B5C502C" w14:textId="77777777"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 xml:space="preserve">Our hypothesis is that optoacoustic induces activation of mechanosensitive channels, which accumulates ion current to form membrane depolarization, and subsequently activates voltage gated sodium channels to fire action potentials. To test this hypothesis, contribution of mechanosensitive channels and voltage sensitive sodium channels in neuromodulation are assessed by pharmacological inhibition of channel activity. </w:t>
      </w:r>
    </w:p>
    <w:p w14:paraId="5F7C7B74" w14:textId="18118DE5"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First, to alter the mechanical properties of the neurons, cytochalasin D was added to the neurons to inhibit the membrane ruffling by depolymerizing the actin cytoskeleton</w:t>
      </w:r>
      <w:r w:rsidRPr="002C5C87">
        <w:rPr>
          <w:rFonts w:ascii="Times New Roman" w:eastAsia="MS Mincho" w:hAnsi="Times New Roman" w:cs="Times New Roman"/>
          <w:sz w:val="24"/>
          <w:szCs w:val="24"/>
          <w:lang w:eastAsia="en-US"/>
        </w:rPr>
        <w:fldChar w:fldCharType="begin"/>
      </w:r>
      <w:r w:rsidR="00337A45">
        <w:rPr>
          <w:rFonts w:ascii="Times New Roman" w:eastAsia="MS Mincho" w:hAnsi="Times New Roman" w:cs="Times New Roman"/>
          <w:sz w:val="24"/>
          <w:szCs w:val="24"/>
          <w:lang w:eastAsia="en-US"/>
        </w:rPr>
        <w:instrText xml:space="preserve"> ADDIN EN.CITE &lt;EndNote&gt;&lt;Cite&gt;&lt;Author&gt;Cooper&lt;/Author&gt;&lt;Year&gt;1987&lt;/Year&gt;&lt;RecNum&gt;413&lt;/RecNum&gt;&lt;DisplayText&gt;[27]&lt;/DisplayText&gt;&lt;record&gt;&lt;rec-number&gt;413&lt;/rec-number&gt;&lt;foreign-keys&gt;&lt;key app="EN" db-id="prx00stw8d0sxne20x352vfnfv5aff5drvxe" timestamp="1655774748"&gt;413&lt;/key&gt;&lt;/foreign-keys&gt;&lt;ref-type name="Journal Article"&gt;17&lt;/ref-type&gt;&lt;contributors&gt;&lt;authors&gt;&lt;author&gt;Cooper, John A&lt;/author&gt;&lt;/authors&gt;&lt;/contributors&gt;&lt;titles&gt;&lt;title&gt;Effects of cytochalasin and phalloidin on actin&lt;/title&gt;&lt;secondary-title&gt;The Journal of cell biology&lt;/secondary-title&gt;&lt;/titles&gt;&lt;periodical&gt;&lt;full-title&gt;The Journal of cell biology&lt;/full-title&gt;&lt;/periodical&gt;&lt;pages&gt;1473-1478&lt;/pages&gt;&lt;volume&gt;105&lt;/volume&gt;&lt;number&gt;4&lt;/number&gt;&lt;dates&gt;&lt;year&gt;1987&lt;/year&gt;&lt;/dates&gt;&lt;isbn&gt;0021-9525&lt;/isbn&gt;&lt;urls&gt;&lt;/urls&gt;&lt;/record&gt;&lt;/Cite&gt;&lt;/EndNote&gt;</w:instrText>
      </w:r>
      <w:r w:rsidRPr="002C5C87">
        <w:rPr>
          <w:rFonts w:ascii="Times New Roman" w:eastAsia="MS Mincho" w:hAnsi="Times New Roman" w:cs="Times New Roman"/>
          <w:sz w:val="24"/>
          <w:szCs w:val="24"/>
          <w:lang w:eastAsia="en-US"/>
        </w:rPr>
        <w:fldChar w:fldCharType="separate"/>
      </w:r>
      <w:r w:rsidR="00337A45">
        <w:rPr>
          <w:rFonts w:ascii="Times New Roman" w:eastAsia="MS Mincho" w:hAnsi="Times New Roman" w:cs="Times New Roman"/>
          <w:noProof/>
          <w:sz w:val="24"/>
          <w:szCs w:val="24"/>
          <w:lang w:eastAsia="en-US"/>
        </w:rPr>
        <w:t>[27]</w:t>
      </w:r>
      <w:r w:rsidRPr="002C5C87">
        <w:rPr>
          <w:rFonts w:ascii="Times New Roman" w:eastAsia="MS Mincho" w:hAnsi="Times New Roman" w:cs="Times New Roman"/>
          <w:sz w:val="24"/>
          <w:szCs w:val="24"/>
          <w:lang w:eastAsia="en-US"/>
        </w:rPr>
        <w:fldChar w:fldCharType="end"/>
      </w:r>
      <w:r w:rsidRPr="002C5C87">
        <w:rPr>
          <w:rFonts w:ascii="Times New Roman" w:eastAsia="MS Mincho" w:hAnsi="Times New Roman" w:cs="Times New Roman"/>
          <w:sz w:val="24"/>
          <w:szCs w:val="24"/>
          <w:lang w:eastAsia="en-US"/>
        </w:rPr>
        <w:t xml:space="preserve">. The max </w:t>
      </w:r>
      <w:r w:rsidRPr="002C5C87">
        <w:rPr>
          <w:rFonts w:ascii="Calibri" w:eastAsia="MS Mincho" w:hAnsi="Calibri" w:cs="Calibri"/>
          <w:sz w:val="24"/>
          <w:szCs w:val="24"/>
          <w:lang w:eastAsia="en-US"/>
        </w:rPr>
        <w:t>Δ</w:t>
      </w:r>
      <w:r w:rsidRPr="002C5C87">
        <w:rPr>
          <w:rFonts w:ascii="Times New Roman" w:eastAsia="MS Mincho" w:hAnsi="Times New Roman" w:cs="Times New Roman"/>
          <w:sz w:val="24"/>
          <w:szCs w:val="24"/>
          <w:lang w:eastAsia="en-US"/>
        </w:rPr>
        <w:t xml:space="preserve">F/F decreased by approximately 33%, indicating the elastic modulus is important during the acoustic induced membrane distortion. </w:t>
      </w:r>
    </w:p>
    <w:p w14:paraId="4598F851" w14:textId="48270679"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To evaluate the optoacoustic effect on the thermal sensitive ion channels, Ruthenium red was tested on the neurons to block the pores of TRPV1, TRPV2 and TRPV4 channels</w:t>
      </w:r>
      <w:r w:rsidRPr="002C5C87">
        <w:rPr>
          <w:rFonts w:ascii="Times New Roman" w:eastAsia="MS Mincho" w:hAnsi="Times New Roman" w:cs="Times New Roman"/>
          <w:sz w:val="24"/>
          <w:szCs w:val="24"/>
          <w:lang w:eastAsia="en-US"/>
        </w:rPr>
        <w:fldChar w:fldCharType="begin"/>
      </w:r>
      <w:r w:rsidR="00337A45">
        <w:rPr>
          <w:rFonts w:ascii="Times New Roman" w:eastAsia="MS Mincho" w:hAnsi="Times New Roman" w:cs="Times New Roman"/>
          <w:sz w:val="24"/>
          <w:szCs w:val="24"/>
          <w:lang w:eastAsia="en-US"/>
        </w:rPr>
        <w:instrText xml:space="preserve"> ADDIN EN.CITE &lt;EndNote&gt;&lt;Cite&gt;&lt;Author&gt;Vriens&lt;/Author&gt;&lt;Year&gt;2009&lt;/Year&gt;&lt;RecNum&gt;412&lt;/RecNum&gt;&lt;DisplayText&gt;[28]&lt;/DisplayText&gt;&lt;record&gt;&lt;rec-number&gt;412&lt;/rec-number&gt;&lt;foreign-keys&gt;&lt;key app="EN" db-id="prx00stw8d0sxne20x352vfnfv5aff5drvxe" timestamp="1655774238"&gt;412&lt;/key&gt;&lt;/foreign-keys&gt;&lt;ref-type name="Journal Article"&gt;17&lt;/ref-type&gt;&lt;contributors&gt;&lt;authors&gt;&lt;author&gt;Vriens, Joris&lt;/author&gt;&lt;author&gt;Appendino, Giovanni&lt;/author&gt;&lt;author&gt;Nilius, Bernd&lt;/author&gt;&lt;/authors&gt;&lt;/contributors&gt;&lt;titles&gt;&lt;title&gt;Pharmacology of vanilloid transient receptor potential cation channels&lt;/title&gt;&lt;secondary-title&gt;Molecular pharmacology&lt;/secondary-title&gt;&lt;/titles&gt;&lt;periodical&gt;&lt;full-title&gt;Molecular pharmacology&lt;/full-title&gt;&lt;/periodical&gt;&lt;pages&gt;1262-1279&lt;/pages&gt;&lt;volume&gt;75&lt;/volume&gt;&lt;number&gt;6&lt;/number&gt;&lt;dates&gt;&lt;year&gt;2009&lt;/year&gt;&lt;/dates&gt;&lt;isbn&gt;0026-895X&lt;/isbn&gt;&lt;urls&gt;&lt;/urls&gt;&lt;/record&gt;&lt;/Cite&gt;&lt;/EndNote&gt;</w:instrText>
      </w:r>
      <w:r w:rsidRPr="002C5C87">
        <w:rPr>
          <w:rFonts w:ascii="Times New Roman" w:eastAsia="MS Mincho" w:hAnsi="Times New Roman" w:cs="Times New Roman"/>
          <w:sz w:val="24"/>
          <w:szCs w:val="24"/>
          <w:lang w:eastAsia="en-US"/>
        </w:rPr>
        <w:fldChar w:fldCharType="separate"/>
      </w:r>
      <w:r w:rsidR="00337A45">
        <w:rPr>
          <w:rFonts w:ascii="Times New Roman" w:eastAsia="MS Mincho" w:hAnsi="Times New Roman" w:cs="Times New Roman"/>
          <w:noProof/>
          <w:sz w:val="24"/>
          <w:szCs w:val="24"/>
          <w:lang w:eastAsia="en-US"/>
        </w:rPr>
        <w:t>[28]</w:t>
      </w:r>
      <w:r w:rsidRPr="002C5C87">
        <w:rPr>
          <w:rFonts w:ascii="Times New Roman" w:eastAsia="MS Mincho" w:hAnsi="Times New Roman" w:cs="Times New Roman"/>
          <w:sz w:val="24"/>
          <w:szCs w:val="24"/>
          <w:lang w:eastAsia="en-US"/>
        </w:rPr>
        <w:fldChar w:fldCharType="end"/>
      </w:r>
      <w:r w:rsidRPr="002C5C87">
        <w:rPr>
          <w:rFonts w:ascii="Times New Roman" w:eastAsia="MS Mincho" w:hAnsi="Times New Roman" w:cs="Times New Roman"/>
          <w:sz w:val="24"/>
          <w:szCs w:val="24"/>
          <w:lang w:eastAsia="en-US"/>
        </w:rPr>
        <w:t xml:space="preserve">. As shown in Figure </w:t>
      </w:r>
      <w:r>
        <w:rPr>
          <w:rFonts w:ascii="Times New Roman" w:eastAsia="MS Mincho" w:hAnsi="Times New Roman" w:cs="Times New Roman"/>
          <w:sz w:val="24"/>
          <w:szCs w:val="24"/>
          <w:lang w:eastAsia="en-US"/>
        </w:rPr>
        <w:t>3</w:t>
      </w:r>
      <w:r w:rsidRPr="002C5C87">
        <w:rPr>
          <w:rFonts w:ascii="Times New Roman" w:eastAsia="MS Mincho" w:hAnsi="Times New Roman" w:cs="Times New Roman"/>
          <w:sz w:val="24"/>
          <w:szCs w:val="24"/>
          <w:lang w:eastAsia="en-US"/>
        </w:rPr>
        <w:t xml:space="preserve">, no significant difference was observed compared to the control group, indicating the thermal effect from the TFOE was negligible and the thermal sensitive channels were not involved. </w:t>
      </w:r>
    </w:p>
    <w:p w14:paraId="187B19D7" w14:textId="09A31FDB"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 xml:space="preserve">Gadolinium(III) was tested on the neurons, which had been reported as a nonspecific agent that blocks mechano-gated channels via changing the deformability of the lipid bilayer </w:t>
      </w:r>
      <w:r w:rsidRPr="002C5C87">
        <w:rPr>
          <w:rFonts w:ascii="Times New Roman" w:eastAsia="MS Mincho" w:hAnsi="Times New Roman" w:cs="Times New Roman"/>
          <w:sz w:val="24"/>
          <w:szCs w:val="24"/>
          <w:lang w:eastAsia="en-US"/>
        </w:rPr>
        <w:fldChar w:fldCharType="begin"/>
      </w:r>
      <w:r w:rsidR="00337A45">
        <w:rPr>
          <w:rFonts w:ascii="Times New Roman" w:eastAsia="MS Mincho" w:hAnsi="Times New Roman" w:cs="Times New Roman"/>
          <w:sz w:val="24"/>
          <w:szCs w:val="24"/>
          <w:lang w:eastAsia="en-US"/>
        </w:rPr>
        <w:instrText xml:space="preserve"> ADDIN EN.CITE &lt;EndNote&gt;&lt;Cite&gt;&lt;Author&gt;Caldwell&lt;/Author&gt;&lt;Year&gt;1998&lt;/Year&gt;&lt;RecNum&gt;411&lt;/RecNum&gt;&lt;DisplayText&gt;[29]&lt;/DisplayText&gt;&lt;record&gt;&lt;rec-number&gt;411&lt;/rec-number&gt;&lt;foreign-keys&gt;&lt;key app="EN" db-id="prx00stw8d0sxne20x352vfnfv5aff5drvxe" timestamp="1655072262"&gt;411&lt;/key&gt;&lt;/foreign-keys&gt;&lt;ref-type name="Journal Article"&gt;17&lt;/ref-type&gt;&lt;contributors&gt;&lt;authors&gt;&lt;author&gt;Caldwell, Ray A&lt;/author&gt;&lt;author&gt;Clemo, Henry F&lt;/author&gt;&lt;author&gt;Baumgarten, Clive M&lt;/author&gt;&lt;/authors&gt;&lt;/contributors&gt;&lt;titles&gt;&lt;title&gt;Using gadolinium to identify stretch-activated channels: technical considerations&lt;/title&gt;&lt;secondary-title&gt;American Journal of Physiology-Cell Physiology&lt;/secondary-title&gt;&lt;/titles&gt;&lt;periodical&gt;&lt;full-title&gt;American Journal of Physiology-Cell Physiology&lt;/full-title&gt;&lt;/periodical&gt;&lt;pages&gt;C619-C621&lt;/pages&gt;&lt;volume&gt;275&lt;/volume&gt;&lt;number&gt;2&lt;/number&gt;&lt;dates&gt;&lt;year&gt;1998&lt;/year&gt;&lt;/dates&gt;&lt;isbn&gt;1522-1563&lt;/isbn&gt;&lt;urls&gt;&lt;/urls&gt;&lt;/record&gt;&lt;/Cite&gt;&lt;/EndNote&gt;</w:instrText>
      </w:r>
      <w:r w:rsidRPr="002C5C87">
        <w:rPr>
          <w:rFonts w:ascii="Times New Roman" w:eastAsia="MS Mincho" w:hAnsi="Times New Roman" w:cs="Times New Roman"/>
          <w:sz w:val="24"/>
          <w:szCs w:val="24"/>
          <w:lang w:eastAsia="en-US"/>
        </w:rPr>
        <w:fldChar w:fldCharType="separate"/>
      </w:r>
      <w:r w:rsidR="00337A45">
        <w:rPr>
          <w:rFonts w:ascii="Times New Roman" w:eastAsia="MS Mincho" w:hAnsi="Times New Roman" w:cs="Times New Roman"/>
          <w:noProof/>
          <w:sz w:val="24"/>
          <w:szCs w:val="24"/>
          <w:lang w:eastAsia="en-US"/>
        </w:rPr>
        <w:t>[29]</w:t>
      </w:r>
      <w:r w:rsidRPr="002C5C87">
        <w:rPr>
          <w:rFonts w:ascii="Times New Roman" w:eastAsia="MS Mincho" w:hAnsi="Times New Roman" w:cs="Times New Roman"/>
          <w:sz w:val="24"/>
          <w:szCs w:val="24"/>
          <w:lang w:eastAsia="en-US"/>
        </w:rPr>
        <w:fldChar w:fldCharType="end"/>
      </w:r>
      <w:r w:rsidRPr="002C5C87">
        <w:rPr>
          <w:rFonts w:ascii="Times New Roman" w:eastAsia="MS Mincho" w:hAnsi="Times New Roman" w:cs="Times New Roman"/>
          <w:sz w:val="24"/>
          <w:szCs w:val="24"/>
          <w:lang w:eastAsia="en-US"/>
        </w:rPr>
        <w:t xml:space="preserve">. As shown in Figure </w:t>
      </w:r>
      <w:r>
        <w:rPr>
          <w:rFonts w:ascii="Times New Roman" w:eastAsia="MS Mincho" w:hAnsi="Times New Roman" w:cs="Times New Roman"/>
          <w:sz w:val="24"/>
          <w:szCs w:val="24"/>
          <w:lang w:eastAsia="en-US"/>
        </w:rPr>
        <w:t>3</w:t>
      </w:r>
      <w:r w:rsidRPr="002C5C87">
        <w:rPr>
          <w:rFonts w:ascii="Times New Roman" w:eastAsia="MS Mincho" w:hAnsi="Times New Roman" w:cs="Times New Roman"/>
          <w:sz w:val="24"/>
          <w:szCs w:val="24"/>
          <w:lang w:eastAsia="en-US"/>
        </w:rPr>
        <w:t xml:space="preserve">, the TFOE induced calcium activities were significantly inhibited, indicating the involvement of mechanosensitive ion channels. </w:t>
      </w:r>
    </w:p>
    <w:p w14:paraId="459AFB7C" w14:textId="77777777"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Next, peptide inhibitor GsMTx4, which blocks Piezo1 and TRPC1 channel was used. The max ΔF/F of neurons showed a decrease of 42% in response to the TFOE stimulation, meaning the Piezo1 and or TRPC1 channels were playing a key role during this process.</w:t>
      </w:r>
    </w:p>
    <w:p w14:paraId="65AEAE98" w14:textId="7EE1AA97" w:rsidR="002C5C87" w:rsidRPr="002C5C87" w:rsidRDefault="002C5C87" w:rsidP="002C5C87">
      <w:pPr>
        <w:spacing w:after="0" w:line="480" w:lineRule="auto"/>
        <w:ind w:firstLine="720"/>
        <w:contextualSpacing/>
        <w:jc w:val="both"/>
        <w:rPr>
          <w:rFonts w:ascii="Times New Roman" w:eastAsia="MS Mincho" w:hAnsi="Times New Roman" w:cs="Times New Roman"/>
          <w:bCs/>
          <w:color w:val="000000"/>
          <w:sz w:val="24"/>
          <w:szCs w:val="24"/>
          <w:lang w:eastAsia="en-US"/>
        </w:rPr>
      </w:pPr>
      <w:r w:rsidRPr="002C5C87">
        <w:rPr>
          <w:rFonts w:ascii="Times New Roman" w:eastAsia="MS Mincho" w:hAnsi="Times New Roman" w:cs="Times New Roman"/>
          <w:bCs/>
          <w:color w:val="000000"/>
          <w:sz w:val="24"/>
          <w:szCs w:val="24"/>
          <w:lang w:eastAsia="en-US"/>
        </w:rPr>
        <w:lastRenderedPageBreak/>
        <w:t>Besides, L-type, N-type, T-type, and P-type Calcium channels have been shown to be mechanically sensitive under various conditions</w:t>
      </w:r>
      <w:r w:rsidRPr="002C5C87">
        <w:rPr>
          <w:rFonts w:ascii="Times New Roman" w:eastAsia="MS Mincho" w:hAnsi="Times New Roman" w:cs="Times New Roman"/>
          <w:bCs/>
          <w:color w:val="000000"/>
          <w:sz w:val="24"/>
          <w:szCs w:val="24"/>
          <w:lang w:eastAsia="en-US"/>
        </w:rPr>
        <w:fldChar w:fldCharType="begin"/>
      </w:r>
      <w:r w:rsidR="00337A45">
        <w:rPr>
          <w:rFonts w:ascii="Times New Roman" w:eastAsia="MS Mincho" w:hAnsi="Times New Roman" w:cs="Times New Roman"/>
          <w:bCs/>
          <w:color w:val="000000"/>
          <w:sz w:val="24"/>
          <w:szCs w:val="24"/>
          <w:lang w:eastAsia="en-US"/>
        </w:rPr>
        <w:instrText xml:space="preserve"> ADDIN EN.CITE &lt;EndNote&gt;&lt;Cite&gt;&lt;Author&gt;Sukharev&lt;/Author&gt;&lt;Year&gt;2004&lt;/Year&gt;&lt;RecNum&gt;408&lt;/RecNum&gt;&lt;DisplayText&gt;[30, 31]&lt;/DisplayText&gt;&lt;record&gt;&lt;rec-number&gt;408&lt;/rec-number&gt;&lt;foreign-keys&gt;&lt;key app="EN" db-id="prx00stw8d0sxne20x352vfnfv5aff5drvxe" timestamp="1654997785"&gt;408&lt;/key&gt;&lt;/foreign-keys&gt;&lt;ref-type name="Journal Article"&gt;17&lt;/ref-type&gt;&lt;contributors&gt;&lt;authors&gt;&lt;author&gt;Sukharev, Sergei&lt;/author&gt;&lt;author&gt;Corey, David P&lt;/author&gt;&lt;/authors&gt;&lt;/contributors&gt;&lt;titles&gt;&lt;title&gt;Mechanosensitive channels: multiplicity of families and gating paradigms&lt;/title&gt;&lt;secondary-title&gt;Science&amp;apos;s STKE&lt;/secondary-title&gt;&lt;/titles&gt;&lt;periodical&gt;&lt;full-title&gt;Science&amp;apos;s STKE&lt;/full-title&gt;&lt;/periodical&gt;&lt;pages&gt;re4-re4&lt;/pages&gt;&lt;volume&gt;2004&lt;/volume&gt;&lt;number&gt;219&lt;/number&gt;&lt;dates&gt;&lt;year&gt;2004&lt;/year&gt;&lt;/dates&gt;&lt;isbn&gt;1525-8882&lt;/isbn&gt;&lt;urls&gt;&lt;/urls&gt;&lt;/record&gt;&lt;/Cite&gt;&lt;Cite&gt;&lt;Author&gt;Morris&lt;/Author&gt;&lt;Year&gt;2007&lt;/Year&gt;&lt;RecNum&gt;409&lt;/RecNum&gt;&lt;record&gt;&lt;rec-number&gt;409&lt;/rec-number&gt;&lt;foreign-keys&gt;&lt;key app="EN" db-id="prx00stw8d0sxne20x352vfnfv5aff5drvxe" timestamp="1654997822"&gt;409&lt;/key&gt;&lt;/foreign-keys&gt;&lt;ref-type name="Book Section"&gt;5&lt;/ref-type&gt;&lt;contributors&gt;&lt;authors&gt;&lt;author&gt;Morris, Catherine E&lt;/author&gt;&lt;author&gt;Juranka, Peter F&lt;/author&gt;&lt;/authors&gt;&lt;/contributors&gt;&lt;titles&gt;&lt;title&gt;Lipid stress at play: mechanosensitivity of voltage-gated channels&lt;/title&gt;&lt;secondary-title&gt;Current topics in membranes&lt;/secondary-title&gt;&lt;/titles&gt;&lt;pages&gt;297-338&lt;/pages&gt;&lt;volume&gt;59&lt;/volume&gt;&lt;dates&gt;&lt;year&gt;2007&lt;/year&gt;&lt;/dates&gt;&lt;publisher&gt;Elsevier&lt;/publisher&gt;&lt;isbn&gt;1063-5823&lt;/isbn&gt;&lt;urls&gt;&lt;/urls&gt;&lt;/record&gt;&lt;/Cite&gt;&lt;/EndNote&gt;</w:instrText>
      </w:r>
      <w:r w:rsidRPr="002C5C87">
        <w:rPr>
          <w:rFonts w:ascii="Times New Roman" w:eastAsia="MS Mincho" w:hAnsi="Times New Roman" w:cs="Times New Roman"/>
          <w:bCs/>
          <w:color w:val="000000"/>
          <w:sz w:val="24"/>
          <w:szCs w:val="24"/>
          <w:lang w:eastAsia="en-US"/>
        </w:rPr>
        <w:fldChar w:fldCharType="separate"/>
      </w:r>
      <w:r w:rsidR="00337A45">
        <w:rPr>
          <w:rFonts w:ascii="Times New Roman" w:eastAsia="MS Mincho" w:hAnsi="Times New Roman" w:cs="Times New Roman"/>
          <w:bCs/>
          <w:noProof/>
          <w:color w:val="000000"/>
          <w:sz w:val="24"/>
          <w:szCs w:val="24"/>
          <w:lang w:eastAsia="en-US"/>
        </w:rPr>
        <w:t>[30, 31]</w:t>
      </w:r>
      <w:r w:rsidRPr="002C5C87">
        <w:rPr>
          <w:rFonts w:ascii="Times New Roman" w:eastAsia="MS Mincho" w:hAnsi="Times New Roman" w:cs="Times New Roman"/>
          <w:bCs/>
          <w:color w:val="000000"/>
          <w:sz w:val="24"/>
          <w:szCs w:val="24"/>
          <w:lang w:eastAsia="en-US"/>
        </w:rPr>
        <w:fldChar w:fldCharType="end"/>
      </w:r>
      <w:r w:rsidRPr="002C5C87">
        <w:rPr>
          <w:rFonts w:ascii="Times New Roman" w:eastAsia="MS Mincho" w:hAnsi="Times New Roman" w:cs="Times New Roman"/>
          <w:bCs/>
          <w:color w:val="000000"/>
          <w:sz w:val="24"/>
          <w:szCs w:val="24"/>
          <w:lang w:eastAsia="en-US"/>
        </w:rPr>
        <w:t>. Recently, voltage-gated T-type calcium channels have been reported as the downstream amplifiers for ultrasound neuromodulation</w:t>
      </w:r>
      <w:r w:rsidRPr="002C5C87">
        <w:rPr>
          <w:rFonts w:ascii="Times New Roman" w:eastAsia="MS Mincho" w:hAnsi="Times New Roman" w:cs="Times New Roman"/>
          <w:bCs/>
          <w:color w:val="000000"/>
          <w:sz w:val="24"/>
          <w:szCs w:val="24"/>
          <w:lang w:eastAsia="en-US"/>
        </w:rPr>
        <w:fldChar w:fldCharType="begin"/>
      </w:r>
      <w:r>
        <w:rPr>
          <w:rFonts w:ascii="Times New Roman" w:eastAsia="MS Mincho" w:hAnsi="Times New Roman" w:cs="Times New Roman"/>
          <w:bCs/>
          <w:color w:val="000000"/>
          <w:sz w:val="24"/>
          <w:szCs w:val="24"/>
          <w:lang w:eastAsia="en-US"/>
        </w:rPr>
        <w:instrText xml:space="preserve"> ADDIN EN.CITE &lt;EndNote&gt;&lt;Cite&gt;&lt;Author&gt;Yoo&lt;/Author&gt;&lt;Year&gt;2022&lt;/Year&gt;&lt;RecNum&gt;364&lt;/RecNum&gt;&lt;DisplayText&gt;[10]&lt;/DisplayText&gt;&lt;record&gt;&lt;rec-number&gt;364&lt;/rec-number&gt;&lt;foreign-keys&gt;&lt;key app="EN" db-id="prx00stw8d0sxne20x352vfnfv5aff5drvxe" timestamp="1643772709"&gt;364&lt;/key&gt;&lt;/foreign-keys&gt;&lt;ref-type name="Journal Article"&gt;17&lt;/ref-type&gt;&lt;contributors&gt;&lt;authors&gt;&lt;author&gt;Yoo, Sangjin&lt;/author&gt;&lt;author&gt;Mittelstein, David R&lt;/author&gt;&lt;author&gt;Hurt, Robert C&lt;/author&gt;&lt;author&gt;Lacroix, Jerome&lt;/author&gt;&lt;author&gt;Shapiro, Mikhail G&lt;/author&gt;&lt;/authors&gt;&lt;/contributors&gt;&lt;titles&gt;&lt;title&gt;Focused ultrasound excites cortical neurons via mechanosensitive calcium accumulation and ion channel amplification&lt;/title&gt;&lt;secondary-title&gt;Nature Communications&lt;/secondary-title&gt;&lt;/titles&gt;&lt;periodical&gt;&lt;full-title&gt;Nature communications&lt;/full-title&gt;&lt;/periodical&gt;&lt;pages&gt;1-13&lt;/pages&gt;&lt;volume&gt;13&lt;/volume&gt;&lt;number&gt;1&lt;/number&gt;&lt;dates&gt;&lt;year&gt;2022&lt;/year&gt;&lt;/dates&gt;&lt;isbn&gt;2041-1723&lt;/isbn&gt;&lt;urls&gt;&lt;/urls&gt;&lt;/record&gt;&lt;/Cite&gt;&lt;/EndNote&gt;</w:instrText>
      </w:r>
      <w:r w:rsidRPr="002C5C87">
        <w:rPr>
          <w:rFonts w:ascii="Times New Roman" w:eastAsia="MS Mincho" w:hAnsi="Times New Roman" w:cs="Times New Roman"/>
          <w:bCs/>
          <w:color w:val="000000"/>
          <w:sz w:val="24"/>
          <w:szCs w:val="24"/>
          <w:lang w:eastAsia="en-US"/>
        </w:rPr>
        <w:fldChar w:fldCharType="separate"/>
      </w:r>
      <w:r>
        <w:rPr>
          <w:rFonts w:ascii="Times New Roman" w:eastAsia="MS Mincho" w:hAnsi="Times New Roman" w:cs="Times New Roman"/>
          <w:bCs/>
          <w:noProof/>
          <w:color w:val="000000"/>
          <w:sz w:val="24"/>
          <w:szCs w:val="24"/>
          <w:lang w:eastAsia="en-US"/>
        </w:rPr>
        <w:t>[10]</w:t>
      </w:r>
      <w:r w:rsidRPr="002C5C87">
        <w:rPr>
          <w:rFonts w:ascii="Times New Roman" w:eastAsia="MS Mincho" w:hAnsi="Times New Roman" w:cs="Times New Roman"/>
          <w:bCs/>
          <w:color w:val="000000"/>
          <w:sz w:val="24"/>
          <w:szCs w:val="24"/>
          <w:lang w:eastAsia="en-US"/>
        </w:rPr>
        <w:fldChar w:fldCharType="end"/>
      </w:r>
      <w:r w:rsidRPr="002C5C87">
        <w:rPr>
          <w:rFonts w:ascii="Times New Roman" w:eastAsia="MS Mincho" w:hAnsi="Times New Roman" w:cs="Times New Roman"/>
          <w:bCs/>
          <w:color w:val="000000"/>
          <w:sz w:val="24"/>
          <w:szCs w:val="24"/>
          <w:lang w:eastAsia="en-US"/>
        </w:rPr>
        <w:t xml:space="preserve">. To validate that, we treated the cells with the selective pore blocker TTA-P2, which suppressed the max ΔF/F by 62%. Thus, voltage-gated T-type calcium channels are demonstrated to be activated during the TFOE stimulation process. </w:t>
      </w:r>
    </w:p>
    <w:p w14:paraId="796CE24B" w14:textId="123CC62D"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Beyond ion channels, G protein-coupled receptors (GPCRs) are sensory molecules, which had been reported important for mechano-transduction in vasculature as shear stress sensors</w:t>
      </w:r>
      <w:r w:rsidRPr="002C5C87">
        <w:rPr>
          <w:rFonts w:ascii="Times New Roman" w:eastAsia="MS Mincho" w:hAnsi="Times New Roman" w:cs="Times New Roman"/>
          <w:sz w:val="24"/>
          <w:szCs w:val="24"/>
          <w:lang w:eastAsia="en-US"/>
        </w:rPr>
        <w:fldChar w:fldCharType="begin"/>
      </w:r>
      <w:r w:rsidR="00337A45">
        <w:rPr>
          <w:rFonts w:ascii="Times New Roman" w:eastAsia="MS Mincho" w:hAnsi="Times New Roman" w:cs="Times New Roman"/>
          <w:sz w:val="24"/>
          <w:szCs w:val="24"/>
          <w:lang w:eastAsia="en-US"/>
        </w:rPr>
        <w:instrText xml:space="preserve"> ADDIN EN.CITE &lt;EndNote&gt;&lt;Cite&gt;&lt;Author&gt;Xu&lt;/Author&gt;&lt;Year&gt;2018&lt;/Year&gt;&lt;RecNum&gt;414&lt;/RecNum&gt;&lt;DisplayText&gt;[32]&lt;/DisplayText&gt;&lt;record&gt;&lt;rec-number&gt;414&lt;/rec-number&gt;&lt;foreign-keys&gt;&lt;key app="EN" db-id="prx00stw8d0sxne20x352vfnfv5aff5drvxe" timestamp="1655777307"&gt;414&lt;/key&gt;&lt;/foreign-keys&gt;&lt;ref-type name="Journal Article"&gt;17&lt;/ref-type&gt;&lt;contributors&gt;&lt;authors&gt;&lt;author&gt;Xu, Jie&lt;/author&gt;&lt;author&gt;Mathur, Jayanti&lt;/author&gt;&lt;author&gt;Vessières, Emilie&lt;/author&gt;&lt;author&gt;Hammack, Scott&lt;/author&gt;&lt;author&gt;Nonomura, Keiko&lt;/author&gt;&lt;author&gt;Favre, Julie&lt;/author&gt;&lt;author&gt;Grimaud, Linda&lt;/author&gt;&lt;author&gt;Petrus, Matt&lt;/author&gt;&lt;author&gt;Francisco, Allain&lt;/author&gt;&lt;author&gt;Li, Jingyuan&lt;/author&gt;&lt;/authors&gt;&lt;/contributors&gt;&lt;titles&gt;&lt;title&gt;GPR68 senses flow and is essential for vascular physiology&lt;/title&gt;&lt;secondary-title&gt;Cell&lt;/secondary-title&gt;&lt;/titles&gt;&lt;periodical&gt;&lt;full-title&gt;Cell&lt;/full-title&gt;&lt;/periodical&gt;&lt;pages&gt;762-775. e16&lt;/pages&gt;&lt;volume&gt;173&lt;/volume&gt;&lt;number&gt;3&lt;/number&gt;&lt;dates&gt;&lt;year&gt;2018&lt;/year&gt;&lt;/dates&gt;&lt;isbn&gt;0092-8674&lt;/isbn&gt;&lt;urls&gt;&lt;/urls&gt;&lt;/record&gt;&lt;/Cite&gt;&lt;/EndNote&gt;</w:instrText>
      </w:r>
      <w:r w:rsidRPr="002C5C87">
        <w:rPr>
          <w:rFonts w:ascii="Times New Roman" w:eastAsia="MS Mincho" w:hAnsi="Times New Roman" w:cs="Times New Roman"/>
          <w:sz w:val="24"/>
          <w:szCs w:val="24"/>
          <w:lang w:eastAsia="en-US"/>
        </w:rPr>
        <w:fldChar w:fldCharType="separate"/>
      </w:r>
      <w:r w:rsidR="00337A45">
        <w:rPr>
          <w:rFonts w:ascii="Times New Roman" w:eastAsia="MS Mincho" w:hAnsi="Times New Roman" w:cs="Times New Roman"/>
          <w:noProof/>
          <w:sz w:val="24"/>
          <w:szCs w:val="24"/>
          <w:lang w:eastAsia="en-US"/>
        </w:rPr>
        <w:t>[32]</w:t>
      </w:r>
      <w:r w:rsidRPr="002C5C87">
        <w:rPr>
          <w:rFonts w:ascii="Times New Roman" w:eastAsia="MS Mincho" w:hAnsi="Times New Roman" w:cs="Times New Roman"/>
          <w:sz w:val="24"/>
          <w:szCs w:val="24"/>
          <w:lang w:eastAsia="en-US"/>
        </w:rPr>
        <w:fldChar w:fldCharType="end"/>
      </w:r>
      <w:r w:rsidRPr="002C5C87">
        <w:rPr>
          <w:rFonts w:ascii="Times New Roman" w:eastAsia="MS Mincho" w:hAnsi="Times New Roman" w:cs="Times New Roman"/>
          <w:sz w:val="24"/>
          <w:szCs w:val="24"/>
          <w:lang w:eastAsia="en-US"/>
        </w:rPr>
        <w:t>.  To investigate the whether the GPCRs were activated, suramin was used to block the GPCR signaling. The max ΔF/F decreased by 54%, suggesting the shear stress promoted the signaling of GPCRs for cell activation. It’s also worth noting that, in the recent work using focused ultrasound for neurostimulation, the GPCRs were evidenced to be not involved in the stimulation process</w:t>
      </w:r>
      <w:r w:rsidRPr="002C5C87">
        <w:rPr>
          <w:rFonts w:ascii="Times New Roman" w:eastAsia="MS Mincho" w:hAnsi="Times New Roman" w:cs="Times New Roman"/>
          <w:sz w:val="24"/>
          <w:szCs w:val="24"/>
          <w:lang w:eastAsia="en-US"/>
        </w:rPr>
        <w:fldChar w:fldCharType="begin"/>
      </w:r>
      <w:r>
        <w:rPr>
          <w:rFonts w:ascii="Times New Roman" w:eastAsia="MS Mincho" w:hAnsi="Times New Roman" w:cs="Times New Roman"/>
          <w:sz w:val="24"/>
          <w:szCs w:val="24"/>
          <w:lang w:eastAsia="en-US"/>
        </w:rPr>
        <w:instrText xml:space="preserve"> ADDIN EN.CITE &lt;EndNote&gt;&lt;Cite&gt;&lt;Author&gt;Yoo&lt;/Author&gt;&lt;Year&gt;2022&lt;/Year&gt;&lt;RecNum&gt;364&lt;/RecNum&gt;&lt;DisplayText&gt;[10]&lt;/DisplayText&gt;&lt;record&gt;&lt;rec-number&gt;364&lt;/rec-number&gt;&lt;foreign-keys&gt;&lt;key app="EN" db-id="prx00stw8d0sxne20x352vfnfv5aff5drvxe" timestamp="1643772709"&gt;364&lt;/key&gt;&lt;/foreign-keys&gt;&lt;ref-type name="Journal Article"&gt;17&lt;/ref-type&gt;&lt;contributors&gt;&lt;authors&gt;&lt;author&gt;Yoo, Sangjin&lt;/author&gt;&lt;author&gt;Mittelstein, David R&lt;/author&gt;&lt;author&gt;Hurt, Robert C&lt;/author&gt;&lt;author&gt;Lacroix, Jerome&lt;/author&gt;&lt;author&gt;Shapiro, Mikhail G&lt;/author&gt;&lt;/authors&gt;&lt;/contributors&gt;&lt;titles&gt;&lt;title&gt;Focused ultrasound excites cortical neurons via mechanosensitive calcium accumulation and ion channel amplification&lt;/title&gt;&lt;secondary-title&gt;Nature Communications&lt;/secondary-title&gt;&lt;/titles&gt;&lt;periodical&gt;&lt;full-title&gt;Nature communications&lt;/full-title&gt;&lt;/periodical&gt;&lt;pages&gt;1-13&lt;/pages&gt;&lt;volume&gt;13&lt;/volume&gt;&lt;number&gt;1&lt;/number&gt;&lt;dates&gt;&lt;year&gt;2022&lt;/year&gt;&lt;/dates&gt;&lt;isbn&gt;2041-1723&lt;/isbn&gt;&lt;urls&gt;&lt;/urls&gt;&lt;/record&gt;&lt;/Cite&gt;&lt;/EndNote&gt;</w:instrText>
      </w:r>
      <w:r w:rsidRPr="002C5C87">
        <w:rPr>
          <w:rFonts w:ascii="Times New Roman" w:eastAsia="MS Mincho" w:hAnsi="Times New Roman" w:cs="Times New Roman"/>
          <w:sz w:val="24"/>
          <w:szCs w:val="24"/>
          <w:lang w:eastAsia="en-US"/>
        </w:rPr>
        <w:fldChar w:fldCharType="separate"/>
      </w:r>
      <w:r>
        <w:rPr>
          <w:rFonts w:ascii="Times New Roman" w:eastAsia="MS Mincho" w:hAnsi="Times New Roman" w:cs="Times New Roman"/>
          <w:noProof/>
          <w:sz w:val="24"/>
          <w:szCs w:val="24"/>
          <w:lang w:eastAsia="en-US"/>
        </w:rPr>
        <w:t>[10]</w:t>
      </w:r>
      <w:r w:rsidRPr="002C5C87">
        <w:rPr>
          <w:rFonts w:ascii="Times New Roman" w:eastAsia="MS Mincho" w:hAnsi="Times New Roman" w:cs="Times New Roman"/>
          <w:sz w:val="24"/>
          <w:szCs w:val="24"/>
          <w:lang w:eastAsia="en-US"/>
        </w:rPr>
        <w:fldChar w:fldCharType="end"/>
      </w:r>
      <w:r w:rsidRPr="002C5C87">
        <w:rPr>
          <w:rFonts w:ascii="Times New Roman" w:eastAsia="MS Mincho" w:hAnsi="Times New Roman" w:cs="Times New Roman"/>
          <w:sz w:val="24"/>
          <w:szCs w:val="24"/>
          <w:lang w:eastAsia="en-US"/>
        </w:rPr>
        <w:t xml:space="preserve">. This discrepancy might originate from the difference in acoustic wave propagation. In the FUS work, the focal area with 5 mm diameter covered the entire cell culture, which could be regarded as a planar wave. While in the TFOE work, the acoustic source with 100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m diameter was propagating omnidirectionally, denoting a point source. Thus, shear stress was more likely to be present in the TFOE wave propagation. </w:t>
      </w:r>
    </w:p>
    <w:p w14:paraId="613258B8" w14:textId="77777777"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p>
    <w:p w14:paraId="63828640" w14:textId="77777777" w:rsidR="002C5C87" w:rsidRPr="002C5C87" w:rsidRDefault="002C5C87" w:rsidP="002C5C87">
      <w:pPr>
        <w:spacing w:after="0" w:line="480" w:lineRule="auto"/>
        <w:jc w:val="both"/>
        <w:rPr>
          <w:rFonts w:ascii="Times New Roman" w:eastAsia="MS Mincho" w:hAnsi="Times New Roman" w:cs="Times New Roman"/>
          <w:sz w:val="24"/>
          <w:szCs w:val="24"/>
          <w:lang w:eastAsia="en-US"/>
        </w:rPr>
      </w:pPr>
    </w:p>
    <w:p w14:paraId="2165254F" w14:textId="77777777" w:rsidR="002C5C87" w:rsidRPr="002C5C87" w:rsidRDefault="002C5C87" w:rsidP="002C5C87">
      <w:pPr>
        <w:spacing w:after="0" w:line="480" w:lineRule="auto"/>
        <w:jc w:val="center"/>
        <w:rPr>
          <w:rFonts w:ascii="Times New Roman" w:eastAsia="MS Mincho" w:hAnsi="Times New Roman" w:cs="Times New Roman"/>
          <w:sz w:val="24"/>
          <w:szCs w:val="24"/>
          <w:lang w:eastAsia="en-US"/>
        </w:rPr>
      </w:pPr>
      <w:r w:rsidRPr="002C5C87">
        <w:rPr>
          <w:rFonts w:ascii="Times New Roman" w:eastAsia="MS Mincho" w:hAnsi="Times New Roman" w:cs="Times New Roman"/>
          <w:noProof/>
          <w:sz w:val="24"/>
          <w:szCs w:val="24"/>
          <w:lang w:eastAsia="en-US"/>
        </w:rPr>
        <w:lastRenderedPageBreak/>
        <w:drawing>
          <wp:inline distT="0" distB="0" distL="0" distR="0" wp14:anchorId="2BBB874F" wp14:editId="5442BC83">
            <wp:extent cx="5486400" cy="2225675"/>
            <wp:effectExtent l="0" t="0" r="0" b="3175"/>
            <wp:docPr id="2" name="Picture 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10"/>
                    <a:stretch>
                      <a:fillRect/>
                    </a:stretch>
                  </pic:blipFill>
                  <pic:spPr>
                    <a:xfrm>
                      <a:off x="0" y="0"/>
                      <a:ext cx="5486400" cy="2225675"/>
                    </a:xfrm>
                    <a:prstGeom prst="rect">
                      <a:avLst/>
                    </a:prstGeom>
                  </pic:spPr>
                </pic:pic>
              </a:graphicData>
            </a:graphic>
          </wp:inline>
        </w:drawing>
      </w:r>
    </w:p>
    <w:p w14:paraId="40551C4B" w14:textId="2CB0198E" w:rsidR="002C5C87" w:rsidRPr="002C5C87" w:rsidRDefault="002C5C87" w:rsidP="002C5C87">
      <w:pPr>
        <w:spacing w:after="200" w:line="240" w:lineRule="auto"/>
        <w:jc w:val="both"/>
        <w:rPr>
          <w:rFonts w:ascii="Times New Roman" w:eastAsia="MS Mincho" w:hAnsi="Times New Roman" w:cs="Times New Roman"/>
          <w:bCs/>
          <w:szCs w:val="18"/>
          <w:lang w:eastAsia="en-US"/>
        </w:rPr>
      </w:pPr>
      <w:bookmarkStart w:id="63" w:name="_Toc106745910"/>
      <w:r w:rsidRPr="002C5C87">
        <w:rPr>
          <w:rFonts w:ascii="Times New Roman" w:eastAsia="MS Mincho" w:hAnsi="Times New Roman" w:cs="Times New Roman"/>
          <w:bCs/>
          <w:szCs w:val="18"/>
          <w:lang w:eastAsia="en-US"/>
        </w:rPr>
        <w:t xml:space="preserve">Figure </w:t>
      </w:r>
      <w:r>
        <w:rPr>
          <w:rFonts w:ascii="Times New Roman" w:eastAsia="MS Mincho" w:hAnsi="Times New Roman" w:cs="Times New Roman"/>
          <w:bCs/>
          <w:szCs w:val="18"/>
          <w:lang w:eastAsia="en-US"/>
        </w:rPr>
        <w:t>3</w:t>
      </w:r>
      <w:r w:rsidRPr="002C5C87">
        <w:rPr>
          <w:rFonts w:ascii="Times New Roman" w:eastAsia="MS Mincho" w:hAnsi="Times New Roman" w:cs="Times New Roman"/>
          <w:bCs/>
          <w:szCs w:val="18"/>
          <w:lang w:eastAsia="en-US"/>
        </w:rPr>
        <w:t xml:space="preserve"> Pharmacologically blocking specific channels/membrane integrity inhibited neuron responses. a-f, Calcium traces of neurons treated with blockers (Blue) and control group (Red) upon TFOE stimulation. Shaded area: mean ±SD. g, statistics of the max </w:t>
      </w:r>
      <w:r w:rsidRPr="002C5C87">
        <w:rPr>
          <w:rFonts w:ascii="Times New Roman" w:eastAsia="MS Mincho" w:hAnsi="Times New Roman" w:cs="Times New Roman" w:hint="eastAsia"/>
          <w:bCs/>
          <w:szCs w:val="18"/>
          <w:lang w:eastAsia="en-US"/>
        </w:rPr>
        <w:t>Δ</w:t>
      </w:r>
      <w:r w:rsidRPr="002C5C87">
        <w:rPr>
          <w:rFonts w:ascii="Times New Roman" w:eastAsia="MS Mincho" w:hAnsi="Times New Roman" w:cs="Times New Roman"/>
          <w:bCs/>
          <w:szCs w:val="18"/>
          <w:lang w:eastAsia="en-US"/>
        </w:rPr>
        <w:t>F/F under varied treatments.</w:t>
      </w:r>
      <w:bookmarkEnd w:id="63"/>
      <w:r w:rsidRPr="002C5C87">
        <w:rPr>
          <w:rFonts w:ascii="Times New Roman" w:eastAsia="MS Mincho" w:hAnsi="Times New Roman" w:cs="Times New Roman"/>
          <w:bCs/>
          <w:szCs w:val="18"/>
          <w:lang w:eastAsia="en-US"/>
        </w:rPr>
        <w:t xml:space="preserve"> </w:t>
      </w:r>
    </w:p>
    <w:p w14:paraId="1C2B45DC" w14:textId="77777777" w:rsidR="002C5C87" w:rsidRPr="002C5C87" w:rsidRDefault="002C5C87" w:rsidP="002C5C87">
      <w:pPr>
        <w:spacing w:after="0" w:line="240" w:lineRule="auto"/>
        <w:rPr>
          <w:rFonts w:ascii="Cambria" w:eastAsia="MS Mincho" w:hAnsi="Cambria" w:cs="Arial"/>
          <w:sz w:val="24"/>
          <w:szCs w:val="24"/>
          <w:lang w:eastAsia="en-US"/>
        </w:rPr>
      </w:pPr>
    </w:p>
    <w:p w14:paraId="72B6E3A4" w14:textId="77777777" w:rsidR="00322383" w:rsidRPr="00322383" w:rsidRDefault="00322383" w:rsidP="00322383">
      <w:pPr>
        <w:keepNext/>
        <w:keepLines/>
        <w:spacing w:before="200" w:after="0" w:line="480" w:lineRule="auto"/>
        <w:outlineLvl w:val="2"/>
        <w:rPr>
          <w:rFonts w:ascii="Times New Roman" w:eastAsia="MS Gothic" w:hAnsi="Times New Roman" w:cs="Times New Roman"/>
          <w:b/>
          <w:bCs/>
          <w:color w:val="000000"/>
          <w:sz w:val="26"/>
          <w:szCs w:val="26"/>
          <w:lang w:eastAsia="en-US"/>
        </w:rPr>
      </w:pPr>
      <w:r w:rsidRPr="00322383">
        <w:rPr>
          <w:rFonts w:ascii="Times New Roman" w:eastAsia="MS Gothic" w:hAnsi="Times New Roman" w:cs="Times New Roman"/>
          <w:b/>
          <w:bCs/>
          <w:color w:val="000000"/>
          <w:sz w:val="26"/>
          <w:szCs w:val="26"/>
          <w:lang w:eastAsia="en-US"/>
        </w:rPr>
        <w:t>Ion channels including TRPC1/TRPP2/TRPM4 increased the neuron mechanic sensitivity and boosted the calcium signal upon TFOE stimulation</w:t>
      </w:r>
    </w:p>
    <w:p w14:paraId="4FEAC51A" w14:textId="592E6F48" w:rsidR="002C5C87" w:rsidRPr="002C5C87" w:rsidRDefault="002C5C87" w:rsidP="00322383">
      <w:pPr>
        <w:spacing w:after="0" w:line="480" w:lineRule="auto"/>
        <w:ind w:firstLine="720"/>
        <w:jc w:val="both"/>
        <w:rPr>
          <w:rFonts w:ascii="Times New Roman" w:eastAsia="MS Mincho" w:hAnsi="Times New Roman" w:cs="Times New Roman"/>
          <w:color w:val="000000"/>
          <w:sz w:val="24"/>
          <w:szCs w:val="24"/>
          <w:lang w:eastAsia="en-US"/>
        </w:rPr>
      </w:pPr>
      <w:r w:rsidRPr="002C5C87">
        <w:rPr>
          <w:rFonts w:ascii="Times New Roman" w:eastAsia="MS Mincho" w:hAnsi="Times New Roman" w:cs="Times New Roman"/>
          <w:color w:val="000000"/>
          <w:sz w:val="24"/>
          <w:szCs w:val="24"/>
          <w:lang w:eastAsia="en-US"/>
        </w:rPr>
        <w:t>According to the established hypothesis that ultrasound excites neurons via the activation of endogenous mechanosensitive ion channels, including TRPP2 and TRPC1, as well as calcium-dependent amplifier TRPM4 channel</w:t>
      </w:r>
      <w:r w:rsidRPr="002C5C87">
        <w:rPr>
          <w:rFonts w:ascii="Times New Roman" w:eastAsia="MS Mincho" w:hAnsi="Times New Roman" w:cs="Times New Roman"/>
          <w:color w:val="000000"/>
          <w:sz w:val="24"/>
          <w:szCs w:val="24"/>
          <w:lang w:eastAsia="en-US"/>
        </w:rPr>
        <w:fldChar w:fldCharType="begin"/>
      </w:r>
      <w:r>
        <w:rPr>
          <w:rFonts w:ascii="Times New Roman" w:eastAsia="MS Mincho" w:hAnsi="Times New Roman" w:cs="Times New Roman"/>
          <w:color w:val="000000"/>
          <w:sz w:val="24"/>
          <w:szCs w:val="24"/>
          <w:lang w:eastAsia="en-US"/>
        </w:rPr>
        <w:instrText xml:space="preserve"> ADDIN EN.CITE &lt;EndNote&gt;&lt;Cite&gt;&lt;Author&gt;Yoo&lt;/Author&gt;&lt;Year&gt;2022&lt;/Year&gt;&lt;RecNum&gt;364&lt;/RecNum&gt;&lt;DisplayText&gt;[10]&lt;/DisplayText&gt;&lt;record&gt;&lt;rec-number&gt;364&lt;/rec-number&gt;&lt;foreign-keys&gt;&lt;key app="EN" db-id="prx00stw8d0sxne20x352vfnfv5aff5drvxe" timestamp="1643772709"&gt;364&lt;/key&gt;&lt;/foreign-keys&gt;&lt;ref-type name="Journal Article"&gt;17&lt;/ref-type&gt;&lt;contributors&gt;&lt;authors&gt;&lt;author&gt;Yoo, Sangjin&lt;/author&gt;&lt;author&gt;Mittelstein, David R&lt;/author&gt;&lt;author&gt;Hurt, Robert C&lt;/author&gt;&lt;author&gt;Lacroix, Jerome&lt;/author&gt;&lt;author&gt;Shapiro, Mikhail G&lt;/author&gt;&lt;/authors&gt;&lt;/contributors&gt;&lt;titles&gt;&lt;title&gt;Focused ultrasound excites cortical neurons via mechanosensitive calcium accumulation and ion channel amplification&lt;/title&gt;&lt;secondary-title&gt;Nature Communications&lt;/secondary-title&gt;&lt;/titles&gt;&lt;periodical&gt;&lt;full-title&gt;Nature communications&lt;/full-title&gt;&lt;/periodical&gt;&lt;pages&gt;1-13&lt;/pages&gt;&lt;volume&gt;13&lt;/volume&gt;&lt;number&gt;1&lt;/number&gt;&lt;dates&gt;&lt;year&gt;2022&lt;/year&gt;&lt;/dates&gt;&lt;isbn&gt;2041-1723&lt;/isbn&gt;&lt;urls&gt;&lt;/urls&gt;&lt;/record&gt;&lt;/Cite&gt;&lt;/EndNote&gt;</w:instrText>
      </w:r>
      <w:r w:rsidRPr="002C5C87">
        <w:rPr>
          <w:rFonts w:ascii="Times New Roman" w:eastAsia="MS Mincho" w:hAnsi="Times New Roman" w:cs="Times New Roman"/>
          <w:color w:val="000000"/>
          <w:sz w:val="24"/>
          <w:szCs w:val="24"/>
          <w:lang w:eastAsia="en-US"/>
        </w:rPr>
        <w:fldChar w:fldCharType="separate"/>
      </w:r>
      <w:r>
        <w:rPr>
          <w:rFonts w:ascii="Times New Roman" w:eastAsia="MS Mincho" w:hAnsi="Times New Roman" w:cs="Times New Roman"/>
          <w:noProof/>
          <w:color w:val="000000"/>
          <w:sz w:val="24"/>
          <w:szCs w:val="24"/>
          <w:lang w:eastAsia="en-US"/>
        </w:rPr>
        <w:t>[10]</w:t>
      </w:r>
      <w:r w:rsidRPr="002C5C87">
        <w:rPr>
          <w:rFonts w:ascii="Times New Roman" w:eastAsia="MS Mincho" w:hAnsi="Times New Roman" w:cs="Times New Roman"/>
          <w:color w:val="000000"/>
          <w:sz w:val="24"/>
          <w:szCs w:val="24"/>
          <w:lang w:eastAsia="en-US"/>
        </w:rPr>
        <w:fldChar w:fldCharType="end"/>
      </w:r>
      <w:r w:rsidRPr="002C5C87">
        <w:rPr>
          <w:rFonts w:ascii="Times New Roman" w:eastAsia="MS Mincho" w:hAnsi="Times New Roman" w:cs="Times New Roman"/>
          <w:color w:val="000000"/>
          <w:sz w:val="24"/>
          <w:szCs w:val="24"/>
          <w:lang w:eastAsia="en-US"/>
        </w:rPr>
        <w:t xml:space="preserve">, we overexpressed three of the ion channels to identify their roles in optoacoustic stimulation. The gene constructs for TRPC1, TRPP2, and TRPM4 ion channels were overexpressed in GCaMP6f neurons under a </w:t>
      </w:r>
      <w:proofErr w:type="spellStart"/>
      <w:r w:rsidRPr="002C5C87">
        <w:rPr>
          <w:rFonts w:ascii="Times New Roman" w:eastAsia="MS Mincho" w:hAnsi="Times New Roman" w:cs="Times New Roman"/>
          <w:color w:val="000000"/>
          <w:sz w:val="24"/>
          <w:szCs w:val="24"/>
          <w:lang w:eastAsia="en-US"/>
        </w:rPr>
        <w:t>hSyn</w:t>
      </w:r>
      <w:proofErr w:type="spellEnd"/>
      <w:r w:rsidRPr="002C5C87">
        <w:rPr>
          <w:rFonts w:ascii="Times New Roman" w:eastAsia="MS Mincho" w:hAnsi="Times New Roman" w:cs="Times New Roman"/>
          <w:color w:val="000000"/>
          <w:sz w:val="24"/>
          <w:szCs w:val="24"/>
          <w:lang w:eastAsia="en-US"/>
        </w:rPr>
        <w:t xml:space="preserve"> promoter (Fig 4a). The fluorescent protein </w:t>
      </w:r>
      <w:proofErr w:type="spellStart"/>
      <w:r w:rsidRPr="002C5C87">
        <w:rPr>
          <w:rFonts w:ascii="Times New Roman" w:eastAsia="MS Mincho" w:hAnsi="Times New Roman" w:cs="Times New Roman"/>
          <w:color w:val="000000"/>
          <w:sz w:val="24"/>
          <w:szCs w:val="24"/>
          <w:lang w:eastAsia="en-US"/>
        </w:rPr>
        <w:t>mCherry</w:t>
      </w:r>
      <w:proofErr w:type="spellEnd"/>
      <w:r w:rsidRPr="002C5C87">
        <w:rPr>
          <w:rFonts w:ascii="Times New Roman" w:eastAsia="MS Mincho" w:hAnsi="Times New Roman" w:cs="Times New Roman"/>
          <w:color w:val="000000"/>
          <w:sz w:val="24"/>
          <w:szCs w:val="24"/>
          <w:lang w:eastAsia="en-US"/>
        </w:rPr>
        <w:t xml:space="preserve"> was co-expressed as an expression indicator (Fig 4b). To further quantify the overexpression of ion channels, immunofluorescent labeling was performed in control group and overexpression group. As shown in Figure 4.6c, the signals for TRPC1, TRPP2 and TRPM4 channels in the overexpression groups are 33±8%, 30±15%, 32±14% higher than the wild type groups, respectively. </w:t>
      </w:r>
    </w:p>
    <w:p w14:paraId="7C985287" w14:textId="77777777" w:rsidR="002C5C87" w:rsidRPr="002C5C87" w:rsidRDefault="002C5C87" w:rsidP="002C5C87">
      <w:pPr>
        <w:spacing w:after="0" w:line="240" w:lineRule="auto"/>
        <w:rPr>
          <w:rFonts w:ascii="Cambria" w:eastAsia="MS Mincho" w:hAnsi="Cambria" w:cs="Arial"/>
          <w:color w:val="000000"/>
          <w:sz w:val="24"/>
          <w:szCs w:val="24"/>
          <w:lang w:eastAsia="en-US"/>
        </w:rPr>
      </w:pPr>
    </w:p>
    <w:p w14:paraId="7AA30E4F" w14:textId="77777777" w:rsidR="002C5C87" w:rsidRPr="002C5C87" w:rsidRDefault="002C5C87" w:rsidP="00C45447">
      <w:pPr>
        <w:spacing w:after="0" w:line="240" w:lineRule="auto"/>
        <w:jc w:val="center"/>
        <w:rPr>
          <w:rFonts w:ascii="Cambria" w:eastAsia="MS Mincho" w:hAnsi="Cambria" w:cs="Arial"/>
          <w:color w:val="000000"/>
          <w:sz w:val="24"/>
          <w:szCs w:val="24"/>
          <w:lang w:eastAsia="en-US"/>
        </w:rPr>
      </w:pPr>
      <w:r w:rsidRPr="002C5C87">
        <w:rPr>
          <w:rFonts w:ascii="Cambria" w:eastAsia="MS Mincho" w:hAnsi="Cambria" w:cs="Arial"/>
          <w:noProof/>
          <w:color w:val="000000"/>
          <w:sz w:val="24"/>
          <w:szCs w:val="24"/>
          <w:lang w:eastAsia="en-US"/>
        </w:rPr>
        <w:lastRenderedPageBreak/>
        <w:drawing>
          <wp:inline distT="0" distB="0" distL="0" distR="0" wp14:anchorId="1F46CD20" wp14:editId="7A380ECD">
            <wp:extent cx="5486400" cy="2714625"/>
            <wp:effectExtent l="0" t="0" r="0" b="9525"/>
            <wp:docPr id="24" name="Picture 2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background pattern&#10;&#10;Description automatically generated"/>
                    <pic:cNvPicPr/>
                  </pic:nvPicPr>
                  <pic:blipFill>
                    <a:blip r:embed="rId11"/>
                    <a:stretch>
                      <a:fillRect/>
                    </a:stretch>
                  </pic:blipFill>
                  <pic:spPr>
                    <a:xfrm>
                      <a:off x="0" y="0"/>
                      <a:ext cx="5486400" cy="2714625"/>
                    </a:xfrm>
                    <a:prstGeom prst="rect">
                      <a:avLst/>
                    </a:prstGeom>
                  </pic:spPr>
                </pic:pic>
              </a:graphicData>
            </a:graphic>
          </wp:inline>
        </w:drawing>
      </w:r>
    </w:p>
    <w:p w14:paraId="5C68E3E9" w14:textId="77777777" w:rsidR="002C5C87" w:rsidRPr="002C5C87" w:rsidRDefault="002C5C87" w:rsidP="002C5C87">
      <w:pPr>
        <w:spacing w:after="200" w:line="240" w:lineRule="auto"/>
        <w:jc w:val="both"/>
        <w:rPr>
          <w:rFonts w:ascii="Times New Roman" w:eastAsia="MS Mincho" w:hAnsi="Times New Roman" w:cs="Times New Roman"/>
          <w:bCs/>
          <w:sz w:val="24"/>
          <w:szCs w:val="18"/>
          <w:lang w:eastAsia="en-US"/>
        </w:rPr>
      </w:pPr>
    </w:p>
    <w:p w14:paraId="3EFC3B2F" w14:textId="3A653B7B" w:rsidR="002C5C87" w:rsidRPr="002C5C87" w:rsidRDefault="002C5C87" w:rsidP="002C5C87">
      <w:pPr>
        <w:spacing w:after="200" w:line="240" w:lineRule="auto"/>
        <w:jc w:val="both"/>
        <w:rPr>
          <w:rFonts w:ascii="Times New Roman" w:eastAsia="MS Mincho" w:hAnsi="Times New Roman" w:cs="Times New Roman"/>
          <w:bCs/>
          <w:szCs w:val="18"/>
          <w:lang w:eastAsia="en-US"/>
        </w:rPr>
      </w:pPr>
      <w:bookmarkStart w:id="64" w:name="_Toc106745911"/>
      <w:r w:rsidRPr="002C5C87">
        <w:rPr>
          <w:rFonts w:ascii="Times New Roman" w:eastAsia="MS Mincho" w:hAnsi="Times New Roman" w:cs="Times New Roman"/>
          <w:bCs/>
          <w:szCs w:val="18"/>
          <w:lang w:eastAsia="en-US"/>
        </w:rPr>
        <w:t>Figure 4</w:t>
      </w:r>
      <w:r>
        <w:rPr>
          <w:rFonts w:ascii="Times New Roman" w:eastAsia="MS Mincho" w:hAnsi="Times New Roman" w:cs="Times New Roman"/>
          <w:bCs/>
          <w:szCs w:val="18"/>
          <w:lang w:eastAsia="en-US"/>
        </w:rPr>
        <w:t>.</w:t>
      </w:r>
      <w:r w:rsidRPr="002C5C87">
        <w:rPr>
          <w:rFonts w:ascii="Times New Roman" w:eastAsia="MS Mincho" w:hAnsi="Times New Roman" w:cs="Times New Roman"/>
          <w:bCs/>
          <w:szCs w:val="18"/>
          <w:lang w:eastAsia="en-US"/>
        </w:rPr>
        <w:t xml:space="preserve"> Ion channel overexpression in neurons. a Neurons expressing GCaMP6f as calcium indicator. b Co-expressing of </w:t>
      </w:r>
      <w:proofErr w:type="spellStart"/>
      <w:r w:rsidRPr="002C5C87">
        <w:rPr>
          <w:rFonts w:ascii="Times New Roman" w:eastAsia="MS Mincho" w:hAnsi="Times New Roman" w:cs="Times New Roman"/>
          <w:bCs/>
          <w:szCs w:val="18"/>
          <w:lang w:eastAsia="en-US"/>
        </w:rPr>
        <w:t>mCherry</w:t>
      </w:r>
      <w:proofErr w:type="spellEnd"/>
      <w:r w:rsidRPr="002C5C87">
        <w:rPr>
          <w:rFonts w:ascii="Times New Roman" w:eastAsia="MS Mincho" w:hAnsi="Times New Roman" w:cs="Times New Roman"/>
          <w:bCs/>
          <w:szCs w:val="18"/>
          <w:lang w:eastAsia="en-US"/>
        </w:rPr>
        <w:t xml:space="preserve"> with the TRPC1/TRPP2/TRPM4 ion channels. Scale bars: 50 </w:t>
      </w:r>
      <w:r w:rsidRPr="002C5C87">
        <w:rPr>
          <w:rFonts w:ascii="Calibri" w:eastAsia="MS Mincho" w:hAnsi="Calibri" w:cs="Calibri"/>
          <w:bCs/>
          <w:szCs w:val="18"/>
          <w:lang w:eastAsia="en-US"/>
        </w:rPr>
        <w:t>µ</w:t>
      </w:r>
      <w:r w:rsidRPr="002C5C87">
        <w:rPr>
          <w:rFonts w:ascii="Times New Roman" w:eastAsia="MS Mincho" w:hAnsi="Times New Roman" w:cs="Times New Roman"/>
          <w:bCs/>
          <w:szCs w:val="18"/>
          <w:lang w:eastAsia="en-US"/>
        </w:rPr>
        <w:t xml:space="preserve">m. Right panel: statistics of the </w:t>
      </w:r>
      <w:proofErr w:type="spellStart"/>
      <w:r w:rsidRPr="002C5C87">
        <w:rPr>
          <w:rFonts w:ascii="Times New Roman" w:eastAsia="MS Mincho" w:hAnsi="Times New Roman" w:cs="Times New Roman"/>
          <w:bCs/>
          <w:szCs w:val="18"/>
          <w:lang w:eastAsia="en-US"/>
        </w:rPr>
        <w:t>mCherry</w:t>
      </w:r>
      <w:proofErr w:type="spellEnd"/>
      <w:r w:rsidRPr="002C5C87">
        <w:rPr>
          <w:rFonts w:ascii="Times New Roman" w:eastAsia="MS Mincho" w:hAnsi="Times New Roman" w:cs="Times New Roman"/>
          <w:bCs/>
          <w:szCs w:val="18"/>
          <w:lang w:eastAsia="en-US"/>
        </w:rPr>
        <w:t xml:space="preserve"> signal intensity. c Immunostaining of ion channels in wild type (WT) group and overexpression (O/E) group. Scale bars: 20 µm. Right panel: statistics of the immunostaining signal intensity.</w:t>
      </w:r>
      <w:bookmarkEnd w:id="64"/>
      <w:r w:rsidRPr="002C5C87">
        <w:rPr>
          <w:rFonts w:ascii="Times New Roman" w:eastAsia="MS Mincho" w:hAnsi="Times New Roman" w:cs="Times New Roman"/>
          <w:bCs/>
          <w:szCs w:val="18"/>
          <w:lang w:eastAsia="en-US"/>
        </w:rPr>
        <w:t xml:space="preserve"> </w:t>
      </w:r>
    </w:p>
    <w:p w14:paraId="6D77563C" w14:textId="77777777" w:rsidR="002C5C87" w:rsidRPr="002C5C87" w:rsidRDefault="002C5C87" w:rsidP="002C5C87">
      <w:pPr>
        <w:spacing w:after="200" w:line="240" w:lineRule="auto"/>
        <w:jc w:val="both"/>
        <w:rPr>
          <w:rFonts w:ascii="Times New Roman" w:eastAsia="MS Mincho" w:hAnsi="Times New Roman" w:cs="Times New Roman"/>
          <w:bCs/>
          <w:sz w:val="24"/>
          <w:szCs w:val="18"/>
          <w:lang w:eastAsia="en-US"/>
        </w:rPr>
      </w:pPr>
    </w:p>
    <w:p w14:paraId="163425AC" w14:textId="47C282E0" w:rsidR="002C5C87" w:rsidRPr="002C5C87" w:rsidRDefault="002C5C87" w:rsidP="002C5C87">
      <w:pPr>
        <w:spacing w:after="0" w:line="480" w:lineRule="auto"/>
        <w:ind w:firstLine="720"/>
        <w:jc w:val="both"/>
        <w:rPr>
          <w:rFonts w:ascii="Times New Roman" w:eastAsia="MS Mincho" w:hAnsi="Times New Roman" w:cs="Times New Roman"/>
          <w:color w:val="000000"/>
          <w:sz w:val="24"/>
          <w:szCs w:val="24"/>
          <w:lang w:eastAsia="en-US"/>
        </w:rPr>
      </w:pPr>
      <w:r w:rsidRPr="002C5C87">
        <w:rPr>
          <w:rFonts w:ascii="Times New Roman" w:eastAsia="MS Mincho" w:hAnsi="Times New Roman" w:cs="Times New Roman"/>
          <w:color w:val="000000"/>
          <w:sz w:val="24"/>
          <w:szCs w:val="24"/>
          <w:lang w:eastAsia="en-US"/>
        </w:rPr>
        <w:t xml:space="preserve">Next, the TFOE stimulation of neurons overexpressing specific ion channels are performed. A 3-nanosecond pulsed laser at 1030 nm and 1.7 kHz repetition rate was used to deliver laser pulses of 2 milliseconds duration, corresponding to 3 pulses. Varied laser pulse energy of 12/16/20/24 </w:t>
      </w:r>
      <w:r w:rsidRPr="002C5C87">
        <w:rPr>
          <w:rFonts w:ascii="Calibri" w:eastAsia="MS Mincho" w:hAnsi="Calibri" w:cs="Calibri"/>
          <w:color w:val="000000"/>
          <w:sz w:val="24"/>
          <w:szCs w:val="24"/>
          <w:lang w:eastAsia="en-US"/>
        </w:rPr>
        <w:t>µ</w:t>
      </w:r>
      <w:r w:rsidRPr="002C5C87">
        <w:rPr>
          <w:rFonts w:ascii="Times New Roman" w:eastAsia="MS Mincho" w:hAnsi="Times New Roman" w:cs="Times New Roman"/>
          <w:color w:val="000000"/>
          <w:sz w:val="24"/>
          <w:szCs w:val="24"/>
          <w:lang w:eastAsia="en-US"/>
        </w:rPr>
        <w:t xml:space="preserve">J were applied to test the threshold. As shown in Figure </w:t>
      </w:r>
      <w:r>
        <w:rPr>
          <w:rFonts w:ascii="Times New Roman" w:eastAsia="MS Mincho" w:hAnsi="Times New Roman" w:cs="Times New Roman"/>
          <w:color w:val="000000"/>
          <w:sz w:val="24"/>
          <w:szCs w:val="24"/>
          <w:lang w:eastAsia="en-US"/>
        </w:rPr>
        <w:t>5</w:t>
      </w:r>
      <w:r w:rsidRPr="002C5C87">
        <w:rPr>
          <w:rFonts w:ascii="Times New Roman" w:eastAsia="MS Mincho" w:hAnsi="Times New Roman" w:cs="Times New Roman"/>
          <w:color w:val="000000"/>
          <w:sz w:val="24"/>
          <w:szCs w:val="24"/>
          <w:lang w:eastAsia="en-US"/>
        </w:rPr>
        <w:t xml:space="preserve">, the TFOE stimulation of neurons overexpressing TRPC1 and TRPP2 evoked substantially larger calcium activities compared to the control group with pulse energy of 24 </w:t>
      </w:r>
      <w:r w:rsidRPr="002C5C87">
        <w:rPr>
          <w:rFonts w:ascii="Times New Roman" w:eastAsia="MS Mincho" w:hAnsi="Times New Roman" w:cs="Times New Roman" w:hint="eastAsia"/>
          <w:color w:val="000000"/>
          <w:sz w:val="24"/>
          <w:szCs w:val="24"/>
          <w:lang w:eastAsia="en-US"/>
        </w:rPr>
        <w:t>µ</w:t>
      </w:r>
      <w:r w:rsidRPr="002C5C87">
        <w:rPr>
          <w:rFonts w:ascii="Times New Roman" w:eastAsia="MS Mincho" w:hAnsi="Times New Roman" w:cs="Times New Roman"/>
          <w:color w:val="000000"/>
          <w:sz w:val="24"/>
          <w:szCs w:val="24"/>
          <w:lang w:eastAsia="en-US"/>
        </w:rPr>
        <w:t xml:space="preserve">J. Meanwhile, even under the pulse energy of 16/20 </w:t>
      </w:r>
      <w:r w:rsidRPr="002C5C87">
        <w:rPr>
          <w:rFonts w:ascii="Times New Roman" w:eastAsia="MS Mincho" w:hAnsi="Times New Roman" w:cs="Times New Roman" w:hint="eastAsia"/>
          <w:color w:val="000000"/>
          <w:sz w:val="24"/>
          <w:szCs w:val="24"/>
          <w:lang w:eastAsia="en-US"/>
        </w:rPr>
        <w:t>µ</w:t>
      </w:r>
      <w:r w:rsidRPr="002C5C87">
        <w:rPr>
          <w:rFonts w:ascii="Times New Roman" w:eastAsia="MS Mincho" w:hAnsi="Times New Roman" w:cs="Times New Roman"/>
          <w:color w:val="000000"/>
          <w:sz w:val="24"/>
          <w:szCs w:val="24"/>
          <w:lang w:eastAsia="en-US"/>
        </w:rPr>
        <w:t xml:space="preserve">J, the TRPC1 and TRPP2 group can be stimulated, while no activity was observed in the control group, indicating that the overexpressing of TRPC1 and TRPP2 channels increased the mechano-sensitivity of the neurons. Likewise, neurons overexpressing the TRPM4 channel showed increased calcium response and lower stimulation threshold, validating the hypothesis that </w:t>
      </w:r>
      <w:r w:rsidRPr="002C5C87">
        <w:rPr>
          <w:rFonts w:ascii="Times New Roman" w:eastAsia="MS Mincho" w:hAnsi="Times New Roman" w:cs="Times New Roman"/>
          <w:color w:val="000000"/>
          <w:sz w:val="24"/>
          <w:szCs w:val="24"/>
          <w:lang w:eastAsia="en-US"/>
        </w:rPr>
        <w:lastRenderedPageBreak/>
        <w:t xml:space="preserve">the TRPM4 serves as the downstream calcium-dependent amplifier even though itself is not mechanosensitive. </w:t>
      </w:r>
    </w:p>
    <w:p w14:paraId="69960449" w14:textId="77777777" w:rsidR="002C5C87" w:rsidRPr="002C5C87" w:rsidRDefault="002C5C87" w:rsidP="002C5C87">
      <w:pPr>
        <w:spacing w:after="0" w:line="240" w:lineRule="auto"/>
        <w:rPr>
          <w:rFonts w:ascii="Cambria" w:eastAsia="MS Mincho" w:hAnsi="Cambria" w:cs="Arial"/>
          <w:color w:val="000000"/>
          <w:sz w:val="24"/>
          <w:szCs w:val="24"/>
          <w:lang w:eastAsia="en-US"/>
        </w:rPr>
      </w:pPr>
    </w:p>
    <w:p w14:paraId="3B2F4554" w14:textId="77777777" w:rsidR="002C5C87" w:rsidRPr="002C5C87" w:rsidRDefault="002C5C87" w:rsidP="002C5C87">
      <w:pPr>
        <w:spacing w:after="0" w:line="240" w:lineRule="auto"/>
        <w:rPr>
          <w:rFonts w:ascii="Cambria" w:eastAsia="MS Mincho" w:hAnsi="Cambria" w:cs="Arial"/>
          <w:color w:val="000000"/>
          <w:sz w:val="24"/>
          <w:szCs w:val="24"/>
          <w:lang w:eastAsia="en-US"/>
        </w:rPr>
      </w:pPr>
      <w:r w:rsidRPr="002C5C87">
        <w:rPr>
          <w:rFonts w:ascii="Cambria" w:eastAsia="MS Mincho" w:hAnsi="Cambria" w:cs="Arial"/>
          <w:noProof/>
          <w:color w:val="000000"/>
          <w:sz w:val="24"/>
          <w:szCs w:val="24"/>
          <w:lang w:eastAsia="en-US"/>
        </w:rPr>
        <w:drawing>
          <wp:inline distT="0" distB="0" distL="0" distR="0" wp14:anchorId="539CC7EE" wp14:editId="40AEE03C">
            <wp:extent cx="5486400" cy="2968625"/>
            <wp:effectExtent l="0" t="0" r="0" b="3175"/>
            <wp:docPr id="122" name="Picture 122" descr="Graphical user interface, chart, application,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chart, application, surface chart&#10;&#10;Description automatically generated"/>
                    <pic:cNvPicPr/>
                  </pic:nvPicPr>
                  <pic:blipFill>
                    <a:blip r:embed="rId12"/>
                    <a:stretch>
                      <a:fillRect/>
                    </a:stretch>
                  </pic:blipFill>
                  <pic:spPr>
                    <a:xfrm>
                      <a:off x="0" y="0"/>
                      <a:ext cx="5486400" cy="2968625"/>
                    </a:xfrm>
                    <a:prstGeom prst="rect">
                      <a:avLst/>
                    </a:prstGeom>
                  </pic:spPr>
                </pic:pic>
              </a:graphicData>
            </a:graphic>
          </wp:inline>
        </w:drawing>
      </w:r>
    </w:p>
    <w:p w14:paraId="1F837512" w14:textId="467EB6A2" w:rsidR="002C5C87" w:rsidRPr="002C5C87" w:rsidRDefault="002C5C87" w:rsidP="002C5C87">
      <w:pPr>
        <w:spacing w:after="200" w:line="240" w:lineRule="auto"/>
        <w:jc w:val="both"/>
        <w:rPr>
          <w:rFonts w:ascii="Times New Roman" w:eastAsia="MS Mincho" w:hAnsi="Times New Roman" w:cs="Times New Roman"/>
          <w:bCs/>
          <w:szCs w:val="18"/>
          <w:lang w:eastAsia="en-US"/>
        </w:rPr>
      </w:pPr>
      <w:bookmarkStart w:id="65" w:name="_Toc106745912"/>
      <w:r w:rsidRPr="002C5C87">
        <w:rPr>
          <w:rFonts w:ascii="Times New Roman" w:eastAsia="MS Mincho" w:hAnsi="Times New Roman" w:cs="Times New Roman"/>
          <w:bCs/>
          <w:szCs w:val="18"/>
          <w:lang w:eastAsia="en-US"/>
        </w:rPr>
        <w:t xml:space="preserve">Figure </w:t>
      </w:r>
      <w:r>
        <w:rPr>
          <w:rFonts w:ascii="Times New Roman" w:eastAsia="MS Mincho" w:hAnsi="Times New Roman" w:cs="Times New Roman"/>
          <w:bCs/>
          <w:szCs w:val="18"/>
          <w:lang w:eastAsia="en-US"/>
        </w:rPr>
        <w:t>5</w:t>
      </w:r>
      <w:r w:rsidRPr="002C5C87">
        <w:rPr>
          <w:rFonts w:ascii="Times New Roman" w:eastAsia="MS Mincho" w:hAnsi="Times New Roman" w:cs="Times New Roman"/>
          <w:bCs/>
          <w:szCs w:val="18"/>
          <w:lang w:eastAsia="en-US"/>
        </w:rPr>
        <w:t xml:space="preserve"> TFOE stimulation of neuron overexpressing ion channels. a Representative max ΔF/F contrast imaging of TFOE stimulation. Dashed line: location of the TFOE. b Analysis of the calcium responses of neurons overexpressing ion channels upon TFOE stimulation with varied laser pulse energy. Error bars: mean ±SD. c-f Calcium traces of neurons overexpressing TRPC1/TRPP2/TRPM4 channels and control group upon TFOE stimulation with varied laser pulse energy. Shaded area: mean ±SD.</w:t>
      </w:r>
      <w:bookmarkEnd w:id="65"/>
      <w:r w:rsidRPr="002C5C87">
        <w:rPr>
          <w:rFonts w:ascii="Times New Roman" w:eastAsia="MS Mincho" w:hAnsi="Times New Roman" w:cs="Times New Roman"/>
          <w:bCs/>
          <w:szCs w:val="18"/>
          <w:lang w:eastAsia="en-US"/>
        </w:rPr>
        <w:t xml:space="preserve"> </w:t>
      </w:r>
    </w:p>
    <w:p w14:paraId="112EE6F1" w14:textId="77777777" w:rsidR="002C5C87" w:rsidRPr="002C5C87" w:rsidRDefault="002C5C87" w:rsidP="002C5C87">
      <w:pPr>
        <w:spacing w:after="0" w:line="240" w:lineRule="auto"/>
        <w:rPr>
          <w:rFonts w:ascii="Cambria" w:eastAsia="MS Mincho" w:hAnsi="Cambria" w:cs="Arial"/>
          <w:color w:val="000000"/>
          <w:sz w:val="24"/>
          <w:szCs w:val="24"/>
          <w:lang w:eastAsia="en-US"/>
        </w:rPr>
      </w:pPr>
    </w:p>
    <w:p w14:paraId="4F5E7641" w14:textId="7DB72662" w:rsidR="002C5C87" w:rsidRPr="002C5C87" w:rsidRDefault="002C5C87" w:rsidP="002C5C87">
      <w:pPr>
        <w:keepNext/>
        <w:keepLines/>
        <w:spacing w:after="0" w:line="480" w:lineRule="auto"/>
        <w:outlineLvl w:val="1"/>
        <w:rPr>
          <w:rFonts w:ascii="Times New Roman" w:eastAsia="MS Gothic" w:hAnsi="Times New Roman" w:cs="Times New Roman"/>
          <w:b/>
          <w:bCs/>
          <w:color w:val="000000"/>
          <w:sz w:val="26"/>
          <w:szCs w:val="26"/>
          <w:lang w:eastAsia="en-US"/>
        </w:rPr>
      </w:pPr>
      <w:bookmarkStart w:id="66" w:name="_Toc108702366"/>
      <w:r w:rsidRPr="002C5C87">
        <w:rPr>
          <w:rFonts w:ascii="Times New Roman" w:eastAsia="MS Gothic" w:hAnsi="Times New Roman" w:cs="Times New Roman"/>
          <w:b/>
          <w:bCs/>
          <w:color w:val="000000"/>
          <w:sz w:val="26"/>
          <w:szCs w:val="26"/>
          <w:lang w:eastAsia="en-US"/>
        </w:rPr>
        <w:t>Methods</w:t>
      </w:r>
      <w:bookmarkEnd w:id="66"/>
      <w:r w:rsidRPr="002C5C87">
        <w:rPr>
          <w:rFonts w:ascii="Times New Roman" w:eastAsia="MS Gothic" w:hAnsi="Times New Roman" w:cs="Times New Roman"/>
          <w:b/>
          <w:bCs/>
          <w:color w:val="000000"/>
          <w:sz w:val="26"/>
          <w:szCs w:val="26"/>
          <w:lang w:eastAsia="en-US"/>
        </w:rPr>
        <w:tab/>
      </w:r>
    </w:p>
    <w:p w14:paraId="75EB791F" w14:textId="7648672C" w:rsidR="002C5C87" w:rsidRPr="002C5C87" w:rsidRDefault="002C5C87" w:rsidP="002C5C87">
      <w:pPr>
        <w:keepNext/>
        <w:keepLines/>
        <w:spacing w:before="200" w:after="0" w:line="480" w:lineRule="auto"/>
        <w:outlineLvl w:val="2"/>
        <w:rPr>
          <w:rFonts w:ascii="Times New Roman" w:eastAsia="MS Gothic" w:hAnsi="Times New Roman" w:cs="Times New Roman"/>
          <w:bCs/>
          <w:i/>
          <w:color w:val="000000"/>
          <w:sz w:val="24"/>
          <w:szCs w:val="24"/>
          <w:lang w:eastAsia="en-US"/>
        </w:rPr>
      </w:pPr>
      <w:bookmarkStart w:id="67" w:name="_Toc108702367"/>
      <w:r w:rsidRPr="002C5C87">
        <w:rPr>
          <w:rFonts w:ascii="Times New Roman" w:eastAsia="MS Gothic" w:hAnsi="Times New Roman" w:cs="Times New Roman"/>
          <w:bCs/>
          <w:i/>
          <w:color w:val="000000"/>
          <w:sz w:val="24"/>
          <w:szCs w:val="24"/>
          <w:lang w:eastAsia="en-US"/>
        </w:rPr>
        <w:t>TFOE fabrication and characterization of thermal effect</w:t>
      </w:r>
      <w:bookmarkEnd w:id="67"/>
    </w:p>
    <w:p w14:paraId="65928E79" w14:textId="77777777" w:rsidR="002C5C87" w:rsidRPr="002C5C87" w:rsidRDefault="002C5C87" w:rsidP="002C5C87">
      <w:pPr>
        <w:spacing w:after="0" w:line="480" w:lineRule="auto"/>
        <w:ind w:firstLine="720"/>
        <w:contextualSpacing/>
        <w:jc w:val="both"/>
        <w:rPr>
          <w:rFonts w:ascii="Times New Roman" w:eastAsia="MS Mincho" w:hAnsi="Times New Roman" w:cs="Times New Roman"/>
          <w:color w:val="000000"/>
          <w:sz w:val="24"/>
          <w:szCs w:val="24"/>
          <w:lang w:eastAsia="en-US"/>
        </w:rPr>
      </w:pPr>
      <w:r w:rsidRPr="002C5C87">
        <w:rPr>
          <w:rFonts w:ascii="Times New Roman" w:eastAsia="MS Mincho" w:hAnsi="Times New Roman" w:cs="Times New Roman"/>
          <w:color w:val="000000"/>
          <w:sz w:val="24"/>
          <w:szCs w:val="24"/>
          <w:lang w:eastAsia="en-US"/>
        </w:rPr>
        <w:t xml:space="preserve">To improve the laser energy density, a multimode fiber (FT200EMT, Thorlabs, Inc., NJ, USA) was tapered from 200 </w:t>
      </w:r>
      <w:r w:rsidRPr="002C5C87">
        <w:rPr>
          <w:rFonts w:ascii="Calibri" w:eastAsia="MS Mincho" w:hAnsi="Calibri" w:cs="Calibri"/>
          <w:color w:val="000000"/>
          <w:sz w:val="24"/>
          <w:szCs w:val="24"/>
          <w:lang w:eastAsia="en-US"/>
        </w:rPr>
        <w:t>µ</w:t>
      </w:r>
      <w:r w:rsidRPr="002C5C87">
        <w:rPr>
          <w:rFonts w:ascii="Times New Roman" w:eastAsia="MS Mincho" w:hAnsi="Times New Roman" w:cs="Times New Roman"/>
          <w:color w:val="000000"/>
          <w:sz w:val="24"/>
          <w:szCs w:val="24"/>
          <w:lang w:eastAsia="en-US"/>
        </w:rPr>
        <w:t xml:space="preserve">m to 50-100 </w:t>
      </w:r>
      <w:r w:rsidRPr="002C5C87">
        <w:rPr>
          <w:rFonts w:ascii="Calibri" w:eastAsia="MS Mincho" w:hAnsi="Calibri" w:cs="Calibri"/>
          <w:color w:val="000000"/>
          <w:sz w:val="24"/>
          <w:szCs w:val="24"/>
          <w:lang w:eastAsia="en-US"/>
        </w:rPr>
        <w:t>µ</w:t>
      </w:r>
      <w:r w:rsidRPr="002C5C87">
        <w:rPr>
          <w:rFonts w:ascii="Times New Roman" w:eastAsia="MS Mincho" w:hAnsi="Times New Roman" w:cs="Times New Roman"/>
          <w:color w:val="000000"/>
          <w:sz w:val="24"/>
          <w:szCs w:val="24"/>
          <w:lang w:eastAsia="en-US"/>
        </w:rPr>
        <w:t>m as previously described. The distal end was cut using a carbide fiber scribe (S90C,</w:t>
      </w:r>
      <w:r w:rsidRPr="002C5C87">
        <w:rPr>
          <w:rFonts w:ascii="Cambria" w:eastAsia="MS Mincho" w:hAnsi="Cambria" w:cs="Arial"/>
          <w:sz w:val="24"/>
          <w:szCs w:val="24"/>
          <w:lang w:eastAsia="en-US"/>
        </w:rPr>
        <w:t xml:space="preserve"> </w:t>
      </w:r>
      <w:r w:rsidRPr="002C5C87">
        <w:rPr>
          <w:rFonts w:ascii="Times New Roman" w:eastAsia="MS Mincho" w:hAnsi="Times New Roman" w:cs="Times New Roman"/>
          <w:color w:val="000000"/>
          <w:sz w:val="24"/>
          <w:szCs w:val="24"/>
          <w:lang w:eastAsia="en-US"/>
        </w:rPr>
        <w:t>Thorlabs, Inc., NJ, USA). To assure a maximum optoacoustic conversion efficiency and minimum light leakage in the tapered fiber, CNT in PDMS mixture was prepared. For PDMS, the silicone elastomer (</w:t>
      </w:r>
      <w:proofErr w:type="spellStart"/>
      <w:r w:rsidRPr="002C5C87">
        <w:rPr>
          <w:rFonts w:ascii="Times New Roman" w:eastAsia="MS Mincho" w:hAnsi="Times New Roman" w:cs="Times New Roman"/>
          <w:i/>
          <w:iCs/>
          <w:color w:val="000000"/>
          <w:sz w:val="24"/>
          <w:szCs w:val="24"/>
          <w:lang w:eastAsia="en-US"/>
        </w:rPr>
        <w:t>Sylgard</w:t>
      </w:r>
      <w:proofErr w:type="spellEnd"/>
      <w:r w:rsidRPr="002C5C87">
        <w:rPr>
          <w:rFonts w:ascii="Times New Roman" w:eastAsia="MS Mincho" w:hAnsi="Times New Roman" w:cs="Times New Roman"/>
          <w:i/>
          <w:iCs/>
          <w:color w:val="000000"/>
          <w:sz w:val="24"/>
          <w:szCs w:val="24"/>
          <w:lang w:eastAsia="en-US"/>
        </w:rPr>
        <w:t xml:space="preserve"> </w:t>
      </w:r>
      <w:r w:rsidRPr="002C5C87">
        <w:rPr>
          <w:rFonts w:ascii="Times New Roman" w:eastAsia="MS Mincho" w:hAnsi="Times New Roman" w:cs="Times New Roman"/>
          <w:color w:val="000000"/>
          <w:sz w:val="24"/>
          <w:szCs w:val="24"/>
          <w:lang w:eastAsia="en-US"/>
        </w:rPr>
        <w:t>184, Dow Corning Corporation, USA) was dispensed directly into a container carefully to minimize air entrapment, followed by mixing with the curing agent in a ratio of 10:1 by weight. Multiwall CNTs (</w:t>
      </w:r>
      <w:r w:rsidRPr="002C5C87">
        <w:rPr>
          <w:rFonts w:ascii="Times New Roman" w:eastAsia="MS Mincho" w:hAnsi="Times New Roman" w:cs="Times New Roman"/>
          <w:i/>
          <w:iCs/>
          <w:color w:val="000000"/>
          <w:sz w:val="24"/>
          <w:szCs w:val="24"/>
          <w:lang w:eastAsia="en-US"/>
        </w:rPr>
        <w:t>&lt;</w:t>
      </w:r>
      <w:r w:rsidRPr="002C5C87">
        <w:rPr>
          <w:rFonts w:ascii="Times New Roman" w:eastAsia="MS Mincho" w:hAnsi="Times New Roman" w:cs="Times New Roman"/>
          <w:color w:val="000000"/>
          <w:sz w:val="24"/>
          <w:szCs w:val="24"/>
          <w:lang w:eastAsia="en-US"/>
        </w:rPr>
        <w:t>8 nm OD, 2-5 nm ID, Length 0.5-</w:t>
      </w:r>
      <w:r w:rsidRPr="002C5C87">
        <w:rPr>
          <w:rFonts w:ascii="Times New Roman" w:eastAsia="MS Mincho" w:hAnsi="Times New Roman" w:cs="Times New Roman"/>
          <w:color w:val="000000"/>
          <w:sz w:val="24"/>
          <w:szCs w:val="24"/>
          <w:lang w:eastAsia="en-US"/>
        </w:rPr>
        <w:lastRenderedPageBreak/>
        <w:t xml:space="preserve">2 µm, VWR, Inc., NY, USA) and isopropyl alcohol (IPA) were added to PDMS. The mixture was sonicated for 5 min followed by degassing in vacuum for 30 min. Considering the evaporation of IPA, the final CNT concentration in PDMS reached to 15%. The coating matrix was then casted on a metal mesh to form a uniform film. After partial evaporation of the IPA at room temperature for 10 min, the fiber was controlled by a 3-D micromanipulator to punch through the film with a layer transferred to the tapered end.  The coated fiber was then cured vertically at 100 </w:t>
      </w:r>
      <w:r w:rsidRPr="002C5C87">
        <w:rPr>
          <w:rFonts w:ascii="Times New Roman" w:eastAsia="MS Mincho" w:hAnsi="Times New Roman" w:cs="Times New Roman"/>
          <w:color w:val="000000"/>
          <w:sz w:val="24"/>
          <w:szCs w:val="24"/>
          <w:lang w:eastAsia="en-US"/>
        </w:rPr>
        <w:sym w:font="Symbol" w:char="F0B0"/>
      </w:r>
      <w:r w:rsidRPr="002C5C87">
        <w:rPr>
          <w:rFonts w:ascii="Times New Roman" w:eastAsia="MS Mincho" w:hAnsi="Times New Roman" w:cs="Times New Roman"/>
          <w:color w:val="000000"/>
          <w:sz w:val="24"/>
          <w:szCs w:val="24"/>
          <w:lang w:eastAsia="en-US"/>
        </w:rPr>
        <w:t xml:space="preserve">C. </w:t>
      </w:r>
    </w:p>
    <w:p w14:paraId="4270ADAB" w14:textId="77777777"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 xml:space="preserve">To characterize the optoacoustic signal, a customized and compact passively Q-switched diode-pumped solid-state laser (1030 nm, 3 ns, 100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J, repetition rate of 1.7 kHz, RPMC, Fallon, MO, USA) was used as the excitation source. The laser was connected to an optical fiber through a homemade fiber jumper (SMA-to-SC/PC, ~81% coupling efficiency), then connected to the TFOE with a </w:t>
      </w:r>
      <w:proofErr w:type="spellStart"/>
      <w:r w:rsidRPr="002C5C87">
        <w:rPr>
          <w:rFonts w:ascii="Times New Roman" w:eastAsia="MS Mincho" w:hAnsi="Times New Roman" w:cs="Times New Roman"/>
          <w:sz w:val="24"/>
          <w:szCs w:val="24"/>
          <w:lang w:eastAsia="en-US"/>
        </w:rPr>
        <w:t>SubMiniature</w:t>
      </w:r>
      <w:proofErr w:type="spellEnd"/>
      <w:r w:rsidRPr="002C5C87">
        <w:rPr>
          <w:rFonts w:ascii="Times New Roman" w:eastAsia="MS Mincho" w:hAnsi="Times New Roman" w:cs="Times New Roman"/>
          <w:sz w:val="24"/>
          <w:szCs w:val="24"/>
          <w:lang w:eastAsia="en-US"/>
        </w:rPr>
        <w:t xml:space="preserve"> version A (SMA) connector. To adjust the laser power, fiber optic attenuator sets (multimode, varied gap of 2/4/8/14/26/50 mm, SMA Connector, Thorlabs, Inc., NJ, USA) were used. A needle hydrophone (ID. 40 µm; OD, 300 µm) with a frequency range of 1-30MHz (NH0040, Precision Acoustics Inc., Dorchester, UK) was utilized for the acoustic measurement. The acquired signal was processed with an ultrasonic pre-amplifier (0.2–40MHz, 40 dB gain, Model 5678, Olympus, USA) and a digital oscilloscope (DSO6014A, Agilent Technologies, USA). The distance between the TFOE tip and hydrophone was controlled using a 4-axis micro-manipulator (MC1000e controller with MX7600R motorized manipulator, Siskiyou Corporation, USA) with a controllable motion of 0.2 µm. The distance was measured using a widefield microscope with a 20× objective. The TFOE tip and hydrophone tip were both immersed in degassed water dropped on a cover glass. The pressure values were calculated based on the calibration curve obtained from the hydrophone manufacturer. The frequency data was obtained through the Fast Fourier Transform (FFT) using Origin 2019.</w:t>
      </w:r>
    </w:p>
    <w:p w14:paraId="77C360AB" w14:textId="77777777" w:rsidR="002C5C87" w:rsidRPr="002C5C87" w:rsidRDefault="002C5C87" w:rsidP="002C5C87">
      <w:pPr>
        <w:spacing w:after="0" w:line="480" w:lineRule="auto"/>
        <w:ind w:firstLine="720"/>
        <w:contextualSpacing/>
        <w:jc w:val="both"/>
        <w:rPr>
          <w:rFonts w:ascii="Times New Roman" w:eastAsia="MS Mincho" w:hAnsi="Times New Roman" w:cs="Times New Roman"/>
          <w:color w:val="000000"/>
          <w:sz w:val="24"/>
          <w:szCs w:val="24"/>
          <w:lang w:eastAsia="en-US"/>
        </w:rPr>
      </w:pPr>
      <w:r w:rsidRPr="002C5C87">
        <w:rPr>
          <w:rFonts w:ascii="Times New Roman" w:eastAsia="MS Mincho" w:hAnsi="Times New Roman" w:cs="Times New Roman"/>
          <w:color w:val="000000"/>
          <w:sz w:val="24"/>
          <w:szCs w:val="24"/>
          <w:lang w:eastAsia="en-US"/>
        </w:rPr>
        <w:lastRenderedPageBreak/>
        <w:t xml:space="preserve">To characterize the thermal profile generated by TFOE in water during acoustic generation, temperature on the fiber tip was measured by a miniaturized ultrafast thermal sensor (DI-245, </w:t>
      </w:r>
      <w:proofErr w:type="spellStart"/>
      <w:r w:rsidRPr="002C5C87">
        <w:rPr>
          <w:rFonts w:ascii="Times New Roman" w:eastAsia="MS Mincho" w:hAnsi="Times New Roman" w:cs="Times New Roman"/>
          <w:color w:val="000000"/>
          <w:sz w:val="24"/>
          <w:szCs w:val="24"/>
          <w:lang w:eastAsia="en-US"/>
        </w:rPr>
        <w:t>DataQ</w:t>
      </w:r>
      <w:proofErr w:type="spellEnd"/>
      <w:r w:rsidRPr="002C5C87">
        <w:rPr>
          <w:rFonts w:ascii="Times New Roman" w:eastAsia="MS Mincho" w:hAnsi="Times New Roman" w:cs="Times New Roman"/>
          <w:color w:val="000000"/>
          <w:sz w:val="24"/>
          <w:szCs w:val="24"/>
          <w:lang w:eastAsia="en-US"/>
        </w:rPr>
        <w:t xml:space="preserve">, OH, USA) directly in contact with the TFOE tip surface. </w:t>
      </w:r>
    </w:p>
    <w:p w14:paraId="1D608160" w14:textId="52AB00A3" w:rsidR="002C5C87" w:rsidRPr="002C5C87" w:rsidRDefault="002C5C87" w:rsidP="002C5C87">
      <w:pPr>
        <w:keepNext/>
        <w:keepLines/>
        <w:spacing w:before="200" w:after="0" w:line="480" w:lineRule="auto"/>
        <w:outlineLvl w:val="2"/>
        <w:rPr>
          <w:rFonts w:ascii="Times New Roman" w:eastAsia="MS Gothic" w:hAnsi="Times New Roman" w:cs="Times New Roman"/>
          <w:bCs/>
          <w:i/>
          <w:color w:val="000000"/>
          <w:sz w:val="24"/>
          <w:szCs w:val="24"/>
          <w:lang w:eastAsia="en-US"/>
        </w:rPr>
      </w:pPr>
      <w:bookmarkStart w:id="68" w:name="_Toc108702368"/>
      <w:r w:rsidRPr="002C5C87">
        <w:rPr>
          <w:rFonts w:ascii="Times New Roman" w:eastAsia="MS Gothic" w:hAnsi="Times New Roman" w:cs="Times New Roman"/>
          <w:bCs/>
          <w:i/>
          <w:color w:val="000000"/>
          <w:sz w:val="24"/>
          <w:szCs w:val="24"/>
          <w:lang w:eastAsia="en-US"/>
        </w:rPr>
        <w:t>Neuron culture with GCaMP6f expression</w:t>
      </w:r>
      <w:bookmarkEnd w:id="68"/>
      <w:r w:rsidRPr="002C5C87">
        <w:rPr>
          <w:rFonts w:ascii="Times New Roman" w:eastAsia="MS Gothic" w:hAnsi="Times New Roman" w:cs="Times New Roman"/>
          <w:bCs/>
          <w:i/>
          <w:color w:val="000000"/>
          <w:sz w:val="24"/>
          <w:szCs w:val="24"/>
          <w:lang w:eastAsia="en-US"/>
        </w:rPr>
        <w:t xml:space="preserve"> </w:t>
      </w:r>
      <w:r w:rsidRPr="002C5C87">
        <w:rPr>
          <w:rFonts w:ascii="Times New Roman" w:eastAsia="MS Gothic" w:hAnsi="Times New Roman" w:cs="Times New Roman"/>
          <w:bCs/>
          <w:i/>
          <w:color w:val="000000"/>
          <w:sz w:val="24"/>
          <w:szCs w:val="24"/>
          <w:lang w:eastAsia="en-US"/>
        </w:rPr>
        <w:tab/>
      </w:r>
    </w:p>
    <w:p w14:paraId="1A500017" w14:textId="77777777"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 xml:space="preserve">The glass-bottom culture dishes used in the embryonic neuron cell cultures were immersed in 0.01% Poly- D-Lysine (Sigma-Aldrich, MO) for overnight at 4 °C and washed in PBS twice before culture initiation. Primary cortical neurons were obtained from SD rat E15 embryos. Dissociated cells were washed with and triturated in 10% heat-inactivated fetal bovine serum (FBS, Atlanta Biologicals, GA), 5% heat-inactivated horse serum (HS, Atlanta Biologicals, GA), 2 mM Glutamine-Dulbecco’s Modified Eagle Medium (DMEM, </w:t>
      </w:r>
      <w:proofErr w:type="spellStart"/>
      <w:r w:rsidRPr="002C5C87">
        <w:rPr>
          <w:rFonts w:ascii="Times New Roman" w:eastAsia="MS Mincho" w:hAnsi="Times New Roman" w:cs="Times New Roman"/>
          <w:sz w:val="24"/>
          <w:szCs w:val="24"/>
          <w:lang w:eastAsia="en-US"/>
        </w:rPr>
        <w:t>Thermo</w:t>
      </w:r>
      <w:proofErr w:type="spellEnd"/>
      <w:r w:rsidRPr="002C5C87">
        <w:rPr>
          <w:rFonts w:ascii="Times New Roman" w:eastAsia="MS Mincho" w:hAnsi="Times New Roman" w:cs="Times New Roman"/>
          <w:sz w:val="24"/>
          <w:szCs w:val="24"/>
          <w:lang w:eastAsia="en-US"/>
        </w:rPr>
        <w:t xml:space="preserve"> Fisher Scientific Inc., MA), and cultured in cell culture dishes (100 mm diameter) for 30 min at 37 °C to eliminate glial cells and fibroblasts. The supernatant containing neurons was collected and seeded on poly-D-lysine coated cover glass and incubated in a humidified atmosphere containing 5% CO2 at 37 °C with 10% FBS + 5% HS + 2 mM glutamine DMEM. After 16 h, the medium was replaced with Neurobasal medium (</w:t>
      </w:r>
      <w:proofErr w:type="spellStart"/>
      <w:r w:rsidRPr="002C5C87">
        <w:rPr>
          <w:rFonts w:ascii="Times New Roman" w:eastAsia="MS Mincho" w:hAnsi="Times New Roman" w:cs="Times New Roman"/>
          <w:sz w:val="24"/>
          <w:szCs w:val="24"/>
          <w:lang w:eastAsia="en-US"/>
        </w:rPr>
        <w:t>Thermo</w:t>
      </w:r>
      <w:proofErr w:type="spellEnd"/>
      <w:r w:rsidRPr="002C5C87">
        <w:rPr>
          <w:rFonts w:ascii="Times New Roman" w:eastAsia="MS Mincho" w:hAnsi="Times New Roman" w:cs="Times New Roman"/>
          <w:sz w:val="24"/>
          <w:szCs w:val="24"/>
          <w:lang w:eastAsia="en-US"/>
        </w:rPr>
        <w:t xml:space="preserve"> Fisher Scientific Inc., MA) containing 2% B27 (</w:t>
      </w:r>
      <w:proofErr w:type="spellStart"/>
      <w:r w:rsidRPr="002C5C87">
        <w:rPr>
          <w:rFonts w:ascii="Times New Roman" w:eastAsia="MS Mincho" w:hAnsi="Times New Roman" w:cs="Times New Roman"/>
          <w:sz w:val="24"/>
          <w:szCs w:val="24"/>
          <w:lang w:eastAsia="en-US"/>
        </w:rPr>
        <w:t>Thermo</w:t>
      </w:r>
      <w:proofErr w:type="spellEnd"/>
      <w:r w:rsidRPr="002C5C87">
        <w:rPr>
          <w:rFonts w:ascii="Times New Roman" w:eastAsia="MS Mincho" w:hAnsi="Times New Roman" w:cs="Times New Roman"/>
          <w:sz w:val="24"/>
          <w:szCs w:val="24"/>
          <w:lang w:eastAsia="en-US"/>
        </w:rPr>
        <w:t xml:space="preserve"> Fisher Scientific Inc., MA), 1% N2 (</w:t>
      </w:r>
      <w:proofErr w:type="spellStart"/>
      <w:r w:rsidRPr="002C5C87">
        <w:rPr>
          <w:rFonts w:ascii="Times New Roman" w:eastAsia="MS Mincho" w:hAnsi="Times New Roman" w:cs="Times New Roman"/>
          <w:sz w:val="24"/>
          <w:szCs w:val="24"/>
          <w:lang w:eastAsia="en-US"/>
        </w:rPr>
        <w:t>Thermo</w:t>
      </w:r>
      <w:proofErr w:type="spellEnd"/>
      <w:r w:rsidRPr="002C5C87">
        <w:rPr>
          <w:rFonts w:ascii="Times New Roman" w:eastAsia="MS Mincho" w:hAnsi="Times New Roman" w:cs="Times New Roman"/>
          <w:sz w:val="24"/>
          <w:szCs w:val="24"/>
          <w:lang w:eastAsia="en-US"/>
        </w:rPr>
        <w:t xml:space="preserve"> Fisher Scientific Inc., MA), and 2 </w:t>
      </w:r>
      <w:proofErr w:type="spellStart"/>
      <w:r w:rsidRPr="002C5C87">
        <w:rPr>
          <w:rFonts w:ascii="Times New Roman" w:eastAsia="MS Mincho" w:hAnsi="Times New Roman" w:cs="Times New Roman"/>
          <w:sz w:val="24"/>
          <w:szCs w:val="24"/>
          <w:lang w:eastAsia="en-US"/>
        </w:rPr>
        <w:t>mM</w:t>
      </w:r>
      <w:proofErr w:type="spellEnd"/>
      <w:r w:rsidRPr="002C5C87">
        <w:rPr>
          <w:rFonts w:ascii="Times New Roman" w:eastAsia="MS Mincho" w:hAnsi="Times New Roman" w:cs="Times New Roman"/>
          <w:sz w:val="24"/>
          <w:szCs w:val="24"/>
          <w:lang w:eastAsia="en-US"/>
        </w:rPr>
        <w:t xml:space="preserve"> glutamine (</w:t>
      </w:r>
      <w:proofErr w:type="spellStart"/>
      <w:r w:rsidRPr="002C5C87">
        <w:rPr>
          <w:rFonts w:ascii="Times New Roman" w:eastAsia="MS Mincho" w:hAnsi="Times New Roman" w:cs="Times New Roman"/>
          <w:sz w:val="24"/>
          <w:szCs w:val="24"/>
          <w:lang w:eastAsia="en-US"/>
        </w:rPr>
        <w:t>Thermo</w:t>
      </w:r>
      <w:proofErr w:type="spellEnd"/>
      <w:r w:rsidRPr="002C5C87">
        <w:rPr>
          <w:rFonts w:ascii="Times New Roman" w:eastAsia="MS Mincho" w:hAnsi="Times New Roman" w:cs="Times New Roman"/>
          <w:sz w:val="24"/>
          <w:szCs w:val="24"/>
          <w:lang w:eastAsia="en-US"/>
        </w:rPr>
        <w:t xml:space="preserve"> Fisher Scientific Inc., MA). Half of the medium was changed with the fresh medium every 3 days, and neurons were used for ultrasound stimulation experiments after 12–14 days from the seeding. For calcium imaging, Syn-driven GCaMP6f as a calcium sensor was delivered to neurons via AAV9 viral vector transfection (</w:t>
      </w:r>
      <w:proofErr w:type="spellStart"/>
      <w:r w:rsidRPr="002C5C87">
        <w:rPr>
          <w:rFonts w:ascii="Times New Roman" w:eastAsia="MS Mincho" w:hAnsi="Times New Roman" w:cs="Times New Roman"/>
          <w:sz w:val="24"/>
          <w:szCs w:val="24"/>
          <w:lang w:eastAsia="en-US"/>
        </w:rPr>
        <w:t>Addgene</w:t>
      </w:r>
      <w:proofErr w:type="spellEnd"/>
      <w:r w:rsidRPr="002C5C87">
        <w:rPr>
          <w:rFonts w:ascii="Times New Roman" w:eastAsia="MS Mincho" w:hAnsi="Times New Roman" w:cs="Times New Roman"/>
          <w:sz w:val="24"/>
          <w:szCs w:val="24"/>
          <w:lang w:eastAsia="en-US"/>
        </w:rPr>
        <w:t xml:space="preserve">, </w:t>
      </w:r>
      <w:proofErr w:type="gramStart"/>
      <w:r w:rsidRPr="002C5C87">
        <w:rPr>
          <w:rFonts w:ascii="Times New Roman" w:eastAsia="MS Mincho" w:hAnsi="Times New Roman" w:cs="Times New Roman"/>
          <w:sz w:val="24"/>
          <w:szCs w:val="24"/>
          <w:lang w:eastAsia="en-US"/>
        </w:rPr>
        <w:t>pAAV.Syn.GCaMP6f.WPRE</w:t>
      </w:r>
      <w:proofErr w:type="gramEnd"/>
      <w:r w:rsidRPr="002C5C87">
        <w:rPr>
          <w:rFonts w:ascii="Times New Roman" w:eastAsia="MS Mincho" w:hAnsi="Times New Roman" w:cs="Times New Roman"/>
          <w:sz w:val="24"/>
          <w:szCs w:val="24"/>
          <w:lang w:eastAsia="en-US"/>
        </w:rPr>
        <w:t xml:space="preserve">.SV40, 1E10 </w:t>
      </w:r>
      <w:proofErr w:type="spellStart"/>
      <w:r w:rsidRPr="002C5C87">
        <w:rPr>
          <w:rFonts w:ascii="Times New Roman" w:eastAsia="MS Mincho" w:hAnsi="Times New Roman" w:cs="Times New Roman"/>
          <w:sz w:val="24"/>
          <w:szCs w:val="24"/>
          <w:lang w:eastAsia="en-US"/>
        </w:rPr>
        <w:t>vp</w:t>
      </w:r>
      <w:proofErr w:type="spellEnd"/>
      <w:r w:rsidRPr="002C5C87">
        <w:rPr>
          <w:rFonts w:ascii="Times New Roman" w:eastAsia="MS Mincho" w:hAnsi="Times New Roman" w:cs="Times New Roman"/>
          <w:sz w:val="24"/>
          <w:szCs w:val="24"/>
          <w:lang w:eastAsia="en-US"/>
        </w:rPr>
        <w:t>/dish) at 4 days in vitro.</w:t>
      </w:r>
    </w:p>
    <w:p w14:paraId="0A203F63" w14:textId="05445E96" w:rsidR="002C5C87" w:rsidRPr="002C5C87" w:rsidRDefault="002C5C87" w:rsidP="002C5C87">
      <w:pPr>
        <w:keepNext/>
        <w:keepLines/>
        <w:spacing w:before="200" w:after="0" w:line="480" w:lineRule="auto"/>
        <w:outlineLvl w:val="2"/>
        <w:rPr>
          <w:rFonts w:ascii="Times New Roman" w:eastAsia="MS Gothic" w:hAnsi="Times New Roman" w:cs="Times New Roman"/>
          <w:bCs/>
          <w:i/>
          <w:color w:val="000000"/>
          <w:sz w:val="24"/>
          <w:szCs w:val="24"/>
          <w:lang w:eastAsia="en-US"/>
        </w:rPr>
      </w:pPr>
      <w:bookmarkStart w:id="69" w:name="_Toc108702369"/>
      <w:r w:rsidRPr="002C5C87">
        <w:rPr>
          <w:rFonts w:ascii="Times New Roman" w:eastAsia="MS Gothic" w:hAnsi="Times New Roman" w:cs="Times New Roman"/>
          <w:bCs/>
          <w:i/>
          <w:color w:val="000000"/>
          <w:sz w:val="24"/>
          <w:szCs w:val="24"/>
          <w:lang w:eastAsia="en-US"/>
        </w:rPr>
        <w:lastRenderedPageBreak/>
        <w:t>Calcium imaging of TFOE induced neuron stimulation</w:t>
      </w:r>
      <w:bookmarkEnd w:id="69"/>
    </w:p>
    <w:p w14:paraId="122C61F4" w14:textId="77777777"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Calcium fluorescence imaging was performed on a lab-built wide-field fluorescence microscope. The microscope was based on an Olympus IX71 microscope frame. With a 20</w:t>
      </w:r>
      <w:r w:rsidRPr="002C5C87">
        <w:rPr>
          <w:rFonts w:ascii="Times New Roman" w:eastAsia="MS Mincho" w:hAnsi="Times New Roman" w:cs="Times New Roman"/>
          <w:sz w:val="24"/>
          <w:szCs w:val="24"/>
          <w:lang w:eastAsia="en-US"/>
        </w:rPr>
        <w:t> air objective (UPLSAPO20X, 0.75NA, Olympus), illuminated by a 470 nm LED (M470L2, Thorlabs) and a dichroic mirror (DMLP505R, Thorlabs). A 3-D micromanipulator (Thorlabs, Inc., NJ, USA) was used to position the TFOE approaching the cells at an angle of 45</w:t>
      </w:r>
      <w:r w:rsidRPr="002C5C87">
        <w:rPr>
          <w:rFonts w:ascii="SimSun" w:eastAsia="SimSun" w:hAnsi="SimSun" w:cs="Times New Roman" w:hint="eastAsia"/>
          <w:sz w:val="24"/>
          <w:szCs w:val="24"/>
        </w:rPr>
        <w:t>°.</w:t>
      </w:r>
      <w:r w:rsidRPr="002C5C87">
        <w:rPr>
          <w:rFonts w:ascii="Times New Roman" w:eastAsia="MS Mincho" w:hAnsi="Times New Roman" w:cs="Times New Roman"/>
          <w:sz w:val="24"/>
          <w:szCs w:val="24"/>
          <w:lang w:eastAsia="en-US"/>
        </w:rPr>
        <w:t>Image sequences were acquired with a scientific CMOS camera (</w:t>
      </w:r>
      <w:proofErr w:type="spellStart"/>
      <w:r w:rsidRPr="002C5C87">
        <w:rPr>
          <w:rFonts w:ascii="Times New Roman" w:eastAsia="MS Mincho" w:hAnsi="Times New Roman" w:cs="Times New Roman"/>
          <w:sz w:val="24"/>
          <w:szCs w:val="24"/>
          <w:lang w:eastAsia="en-US"/>
        </w:rPr>
        <w:t>Zyla</w:t>
      </w:r>
      <w:proofErr w:type="spellEnd"/>
      <w:r w:rsidRPr="002C5C87">
        <w:rPr>
          <w:rFonts w:ascii="Times New Roman" w:eastAsia="MS Mincho" w:hAnsi="Times New Roman" w:cs="Times New Roman"/>
          <w:sz w:val="24"/>
          <w:szCs w:val="24"/>
          <w:lang w:eastAsia="en-US"/>
        </w:rPr>
        <w:t xml:space="preserve"> 5.5, </w:t>
      </w:r>
      <w:proofErr w:type="spellStart"/>
      <w:r w:rsidRPr="002C5C87">
        <w:rPr>
          <w:rFonts w:ascii="Times New Roman" w:eastAsia="MS Mincho" w:hAnsi="Times New Roman" w:cs="Times New Roman"/>
          <w:sz w:val="24"/>
          <w:szCs w:val="24"/>
          <w:lang w:eastAsia="en-US"/>
        </w:rPr>
        <w:t>Andor</w:t>
      </w:r>
      <w:proofErr w:type="spellEnd"/>
      <w:r w:rsidRPr="002C5C87">
        <w:rPr>
          <w:rFonts w:ascii="Times New Roman" w:eastAsia="MS Mincho" w:hAnsi="Times New Roman" w:cs="Times New Roman"/>
          <w:sz w:val="24"/>
          <w:szCs w:val="24"/>
          <w:lang w:eastAsia="en-US"/>
        </w:rPr>
        <w:t>) at 20 frames per second. The fluorescence intensity analysis and exponential curve fitting were performed using ImageJ (Fiji).</w:t>
      </w:r>
    </w:p>
    <w:p w14:paraId="4BB68ED4" w14:textId="2AED4D27" w:rsidR="002C5C87" w:rsidRPr="002C5C87" w:rsidRDefault="002C5C87" w:rsidP="002C5C87">
      <w:pPr>
        <w:keepNext/>
        <w:keepLines/>
        <w:spacing w:before="200" w:after="0" w:line="480" w:lineRule="auto"/>
        <w:outlineLvl w:val="2"/>
        <w:rPr>
          <w:rFonts w:ascii="Times New Roman" w:eastAsia="MS Gothic" w:hAnsi="Times New Roman" w:cs="Times New Roman"/>
          <w:bCs/>
          <w:i/>
          <w:color w:val="000000"/>
          <w:sz w:val="24"/>
          <w:szCs w:val="24"/>
          <w:lang w:eastAsia="en-US"/>
        </w:rPr>
      </w:pPr>
      <w:bookmarkStart w:id="70" w:name="_Toc108702370"/>
      <w:r w:rsidRPr="002C5C87">
        <w:rPr>
          <w:rFonts w:ascii="Times New Roman" w:eastAsia="MS Gothic" w:hAnsi="Times New Roman" w:cs="Times New Roman"/>
          <w:bCs/>
          <w:i/>
          <w:color w:val="000000"/>
          <w:sz w:val="24"/>
          <w:szCs w:val="24"/>
          <w:lang w:eastAsia="en-US"/>
        </w:rPr>
        <w:t>Gene overexpression of ion channels in cultured neurons</w:t>
      </w:r>
      <w:bookmarkEnd w:id="70"/>
    </w:p>
    <w:p w14:paraId="359235E8" w14:textId="619EA877"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 xml:space="preserve">The viral particles expressing TRPV1, TRPP2 and TRPM4 are gifts from Dr. </w:t>
      </w:r>
      <w:proofErr w:type="spellStart"/>
      <w:r w:rsidRPr="002C5C87">
        <w:rPr>
          <w:rFonts w:ascii="Times New Roman" w:eastAsia="MS Mincho" w:hAnsi="Times New Roman" w:cs="Times New Roman"/>
          <w:sz w:val="24"/>
          <w:szCs w:val="24"/>
          <w:lang w:eastAsia="en-US"/>
        </w:rPr>
        <w:t>Sangjin</w:t>
      </w:r>
      <w:proofErr w:type="spellEnd"/>
      <w:r w:rsidRPr="002C5C87">
        <w:rPr>
          <w:rFonts w:ascii="Times New Roman" w:eastAsia="MS Mincho" w:hAnsi="Times New Roman" w:cs="Times New Roman"/>
          <w:sz w:val="24"/>
          <w:szCs w:val="24"/>
          <w:lang w:eastAsia="en-US"/>
        </w:rPr>
        <w:t xml:space="preserve"> </w:t>
      </w:r>
      <w:proofErr w:type="spellStart"/>
      <w:r w:rsidRPr="002C5C87">
        <w:rPr>
          <w:rFonts w:ascii="Times New Roman" w:eastAsia="MS Mincho" w:hAnsi="Times New Roman" w:cs="Times New Roman"/>
          <w:sz w:val="24"/>
          <w:szCs w:val="24"/>
          <w:lang w:eastAsia="en-US"/>
        </w:rPr>
        <w:t>Yoo</w:t>
      </w:r>
      <w:proofErr w:type="spellEnd"/>
      <w:r w:rsidRPr="002C5C87">
        <w:rPr>
          <w:rFonts w:ascii="Times New Roman" w:eastAsia="MS Mincho" w:hAnsi="Times New Roman" w:cs="Times New Roman"/>
          <w:sz w:val="24"/>
          <w:szCs w:val="24"/>
          <w:lang w:eastAsia="en-US"/>
        </w:rPr>
        <w:t xml:space="preserve"> in Dr. Mikhail G. Shapiro’s group at California Institute of Technology. As described in their previous work</w:t>
      </w:r>
      <w:r w:rsidRPr="002C5C87">
        <w:rPr>
          <w:rFonts w:ascii="Times New Roman" w:eastAsia="MS Mincho" w:hAnsi="Times New Roman" w:cs="Times New Roman"/>
          <w:sz w:val="24"/>
          <w:szCs w:val="24"/>
          <w:lang w:eastAsia="en-US"/>
        </w:rPr>
        <w:fldChar w:fldCharType="begin"/>
      </w:r>
      <w:r>
        <w:rPr>
          <w:rFonts w:ascii="Times New Roman" w:eastAsia="MS Mincho" w:hAnsi="Times New Roman" w:cs="Times New Roman"/>
          <w:sz w:val="24"/>
          <w:szCs w:val="24"/>
          <w:lang w:eastAsia="en-US"/>
        </w:rPr>
        <w:instrText xml:space="preserve"> ADDIN EN.CITE &lt;EndNote&gt;&lt;Cite&gt;&lt;Author&gt;Yoo&lt;/Author&gt;&lt;Year&gt;2022&lt;/Year&gt;&lt;RecNum&gt;364&lt;/RecNum&gt;&lt;DisplayText&gt;[10]&lt;/DisplayText&gt;&lt;record&gt;&lt;rec-number&gt;364&lt;/rec-number&gt;&lt;foreign-keys&gt;&lt;key app="EN" db-id="prx00stw8d0sxne20x352vfnfv5aff5drvxe" timestamp="1643772709"&gt;364&lt;/key&gt;&lt;/foreign-keys&gt;&lt;ref-type name="Journal Article"&gt;17&lt;/ref-type&gt;&lt;contributors&gt;&lt;authors&gt;&lt;author&gt;Yoo, Sangjin&lt;/author&gt;&lt;author&gt;Mittelstein, David R&lt;/author&gt;&lt;author&gt;Hurt, Robert C&lt;/author&gt;&lt;author&gt;Lacroix, Jerome&lt;/author&gt;&lt;author&gt;Shapiro, Mikhail G&lt;/author&gt;&lt;/authors&gt;&lt;/contributors&gt;&lt;titles&gt;&lt;title&gt;Focused ultrasound excites cortical neurons via mechanosensitive calcium accumulation and ion channel amplification&lt;/title&gt;&lt;secondary-title&gt;Nature Communications&lt;/secondary-title&gt;&lt;/titles&gt;&lt;periodical&gt;&lt;full-title&gt;Nature communications&lt;/full-title&gt;&lt;/periodical&gt;&lt;pages&gt;1-13&lt;/pages&gt;&lt;volume&gt;13&lt;/volume&gt;&lt;number&gt;1&lt;/number&gt;&lt;dates&gt;&lt;year&gt;2022&lt;/year&gt;&lt;/dates&gt;&lt;isbn&gt;2041-1723&lt;/isbn&gt;&lt;urls&gt;&lt;/urls&gt;&lt;/record&gt;&lt;/Cite&gt;&lt;/EndNote&gt;</w:instrText>
      </w:r>
      <w:r w:rsidRPr="002C5C87">
        <w:rPr>
          <w:rFonts w:ascii="Times New Roman" w:eastAsia="MS Mincho" w:hAnsi="Times New Roman" w:cs="Times New Roman"/>
          <w:sz w:val="24"/>
          <w:szCs w:val="24"/>
          <w:lang w:eastAsia="en-US"/>
        </w:rPr>
        <w:fldChar w:fldCharType="separate"/>
      </w:r>
      <w:r>
        <w:rPr>
          <w:rFonts w:ascii="Times New Roman" w:eastAsia="MS Mincho" w:hAnsi="Times New Roman" w:cs="Times New Roman"/>
          <w:noProof/>
          <w:sz w:val="24"/>
          <w:szCs w:val="24"/>
          <w:lang w:eastAsia="en-US"/>
        </w:rPr>
        <w:t>[10]</w:t>
      </w:r>
      <w:r w:rsidRPr="002C5C87">
        <w:rPr>
          <w:rFonts w:ascii="Times New Roman" w:eastAsia="MS Mincho" w:hAnsi="Times New Roman" w:cs="Times New Roman"/>
          <w:sz w:val="24"/>
          <w:szCs w:val="24"/>
          <w:lang w:eastAsia="en-US"/>
        </w:rPr>
        <w:fldChar w:fldCharType="end"/>
      </w:r>
      <w:r w:rsidRPr="002C5C87">
        <w:rPr>
          <w:rFonts w:ascii="Times New Roman" w:eastAsia="MS Mincho" w:hAnsi="Times New Roman" w:cs="Times New Roman"/>
          <w:sz w:val="24"/>
          <w:szCs w:val="24"/>
          <w:lang w:eastAsia="en-US"/>
        </w:rPr>
        <w:t xml:space="preserve">, the mouse TRPV1 (GenBank: AB040873.1), TRPP2 (GenBank: BC053058) and TRPM4 (GenBank: BC096475), human TRPC1 (GenBank: Z73903.1), genes were synthesized commercially (Integrated DNA Technologies) and cloned upstream of an internal ribosome entry site (IRES2) and </w:t>
      </w:r>
      <w:proofErr w:type="spellStart"/>
      <w:r w:rsidRPr="002C5C87">
        <w:rPr>
          <w:rFonts w:ascii="Times New Roman" w:eastAsia="MS Mincho" w:hAnsi="Times New Roman" w:cs="Times New Roman"/>
          <w:sz w:val="24"/>
          <w:szCs w:val="24"/>
          <w:lang w:eastAsia="en-US"/>
        </w:rPr>
        <w:t>mScarlet</w:t>
      </w:r>
      <w:proofErr w:type="spellEnd"/>
      <w:r w:rsidRPr="002C5C87">
        <w:rPr>
          <w:rFonts w:ascii="Times New Roman" w:eastAsia="MS Mincho" w:hAnsi="Times New Roman" w:cs="Times New Roman"/>
          <w:sz w:val="24"/>
          <w:szCs w:val="24"/>
          <w:lang w:eastAsia="en-US"/>
        </w:rPr>
        <w:t xml:space="preserve"> (TRPC1, TRPP2) or mRuby3 (TRPV1, TRPM4) gene. The construct was inserted into the </w:t>
      </w:r>
      <w:proofErr w:type="spellStart"/>
      <w:r w:rsidRPr="002C5C87">
        <w:rPr>
          <w:rFonts w:ascii="Times New Roman" w:eastAsia="MS Mincho" w:hAnsi="Times New Roman" w:cs="Times New Roman"/>
          <w:sz w:val="24"/>
          <w:szCs w:val="24"/>
          <w:lang w:eastAsia="en-US"/>
        </w:rPr>
        <w:t>lenti</w:t>
      </w:r>
      <w:proofErr w:type="spellEnd"/>
      <w:r w:rsidRPr="002C5C87">
        <w:rPr>
          <w:rFonts w:ascii="Times New Roman" w:eastAsia="MS Mincho" w:hAnsi="Times New Roman" w:cs="Times New Roman"/>
          <w:sz w:val="24"/>
          <w:szCs w:val="24"/>
          <w:lang w:eastAsia="en-US"/>
        </w:rPr>
        <w:t xml:space="preserve">-backbone. The viral particles were added to neurons at 3 days in vitro (1E9 </w:t>
      </w:r>
      <w:proofErr w:type="spellStart"/>
      <w:r w:rsidRPr="002C5C87">
        <w:rPr>
          <w:rFonts w:ascii="Times New Roman" w:eastAsia="MS Mincho" w:hAnsi="Times New Roman" w:cs="Times New Roman"/>
          <w:sz w:val="24"/>
          <w:szCs w:val="24"/>
          <w:lang w:eastAsia="en-US"/>
        </w:rPr>
        <w:t>vp</w:t>
      </w:r>
      <w:proofErr w:type="spellEnd"/>
      <w:r w:rsidRPr="002C5C87">
        <w:rPr>
          <w:rFonts w:ascii="Times New Roman" w:eastAsia="MS Mincho" w:hAnsi="Times New Roman" w:cs="Times New Roman"/>
          <w:sz w:val="24"/>
          <w:szCs w:val="24"/>
          <w:lang w:eastAsia="en-US"/>
        </w:rPr>
        <w:t xml:space="preserve">/sample) and maintained for 10 days. </w:t>
      </w:r>
      <w:proofErr w:type="spellStart"/>
      <w:r w:rsidRPr="002C5C87">
        <w:rPr>
          <w:rFonts w:ascii="Times New Roman" w:eastAsia="MS Mincho" w:hAnsi="Times New Roman" w:cs="Times New Roman"/>
          <w:sz w:val="24"/>
          <w:szCs w:val="24"/>
          <w:lang w:eastAsia="en-US"/>
        </w:rPr>
        <w:t>hSyn</w:t>
      </w:r>
      <w:proofErr w:type="spellEnd"/>
      <w:r w:rsidRPr="002C5C87">
        <w:rPr>
          <w:rFonts w:ascii="Times New Roman" w:eastAsia="MS Mincho" w:hAnsi="Times New Roman" w:cs="Times New Roman"/>
          <w:sz w:val="24"/>
          <w:szCs w:val="24"/>
          <w:lang w:eastAsia="en-US"/>
        </w:rPr>
        <w:t xml:space="preserve">-driven </w:t>
      </w:r>
      <w:proofErr w:type="spellStart"/>
      <w:r w:rsidRPr="002C5C87">
        <w:rPr>
          <w:rFonts w:ascii="Times New Roman" w:eastAsia="MS Mincho" w:hAnsi="Times New Roman" w:cs="Times New Roman"/>
          <w:sz w:val="24"/>
          <w:szCs w:val="24"/>
          <w:lang w:eastAsia="en-US"/>
        </w:rPr>
        <w:t>mCherry</w:t>
      </w:r>
      <w:proofErr w:type="spellEnd"/>
      <w:r w:rsidRPr="002C5C87">
        <w:rPr>
          <w:rFonts w:ascii="Times New Roman" w:eastAsia="MS Mincho" w:hAnsi="Times New Roman" w:cs="Times New Roman"/>
          <w:sz w:val="24"/>
          <w:szCs w:val="24"/>
          <w:lang w:eastAsia="en-US"/>
        </w:rPr>
        <w:t xml:space="preserve"> was inserted into the </w:t>
      </w:r>
      <w:proofErr w:type="spellStart"/>
      <w:r w:rsidRPr="002C5C87">
        <w:rPr>
          <w:rFonts w:ascii="Times New Roman" w:eastAsia="MS Mincho" w:hAnsi="Times New Roman" w:cs="Times New Roman"/>
          <w:sz w:val="24"/>
          <w:szCs w:val="24"/>
          <w:lang w:eastAsia="en-US"/>
        </w:rPr>
        <w:t>lenti</w:t>
      </w:r>
      <w:proofErr w:type="spellEnd"/>
      <w:r w:rsidRPr="002C5C87">
        <w:rPr>
          <w:rFonts w:ascii="Times New Roman" w:eastAsia="MS Mincho" w:hAnsi="Times New Roman" w:cs="Times New Roman"/>
          <w:sz w:val="24"/>
          <w:szCs w:val="24"/>
          <w:lang w:eastAsia="en-US"/>
        </w:rPr>
        <w:t xml:space="preserve">-backbone by Gibson assembly to confirm the gene expression. The viral particles were added to neurons at 3 days in vitro (1E9 </w:t>
      </w:r>
      <w:proofErr w:type="spellStart"/>
      <w:r w:rsidRPr="002C5C87">
        <w:rPr>
          <w:rFonts w:ascii="Times New Roman" w:eastAsia="MS Mincho" w:hAnsi="Times New Roman" w:cs="Times New Roman"/>
          <w:sz w:val="24"/>
          <w:szCs w:val="24"/>
          <w:lang w:eastAsia="en-US"/>
        </w:rPr>
        <w:t>vp</w:t>
      </w:r>
      <w:proofErr w:type="spellEnd"/>
      <w:r w:rsidRPr="002C5C87">
        <w:rPr>
          <w:rFonts w:ascii="Times New Roman" w:eastAsia="MS Mincho" w:hAnsi="Times New Roman" w:cs="Times New Roman"/>
          <w:sz w:val="24"/>
          <w:szCs w:val="24"/>
          <w:lang w:eastAsia="en-US"/>
        </w:rPr>
        <w:t>/sample), whole media was replaced with the fresh media at 4 days in vitro, and the cells were maintained for 10 additional days.</w:t>
      </w:r>
    </w:p>
    <w:p w14:paraId="452AC56B" w14:textId="0F7FDCE6" w:rsidR="002C5C87" w:rsidRPr="002C5C87" w:rsidRDefault="002C5C87" w:rsidP="002C5C87">
      <w:pPr>
        <w:keepNext/>
        <w:keepLines/>
        <w:spacing w:before="200" w:after="0" w:line="480" w:lineRule="auto"/>
        <w:outlineLvl w:val="2"/>
        <w:rPr>
          <w:rFonts w:ascii="Times New Roman" w:eastAsia="MS Gothic" w:hAnsi="Times New Roman" w:cs="Times New Roman"/>
          <w:bCs/>
          <w:i/>
          <w:color w:val="000000"/>
          <w:sz w:val="24"/>
          <w:szCs w:val="24"/>
          <w:lang w:eastAsia="en-US"/>
        </w:rPr>
      </w:pPr>
      <w:bookmarkStart w:id="71" w:name="_Toc108702371"/>
      <w:r w:rsidRPr="002C5C87">
        <w:rPr>
          <w:rFonts w:ascii="Times New Roman" w:eastAsia="MS Gothic" w:hAnsi="Times New Roman" w:cs="Times New Roman"/>
          <w:bCs/>
          <w:i/>
          <w:color w:val="000000"/>
          <w:sz w:val="24"/>
          <w:szCs w:val="24"/>
          <w:lang w:eastAsia="en-US"/>
        </w:rPr>
        <w:t>Immunostaining characterization of ion channel expression levels</w:t>
      </w:r>
      <w:bookmarkEnd w:id="71"/>
    </w:p>
    <w:p w14:paraId="14E4864C" w14:textId="77777777"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 xml:space="preserve">For immunostaining, primary neurons were fixed using ice-cold paraformaldehyde (4% in PBS, VWR) for 10 min at 4 °C, and washed with PBS twice. Nonspecific biding was blocked by </w:t>
      </w:r>
      <w:r w:rsidRPr="002C5C87">
        <w:rPr>
          <w:rFonts w:ascii="Times New Roman" w:eastAsia="MS Mincho" w:hAnsi="Times New Roman" w:cs="Times New Roman"/>
          <w:sz w:val="24"/>
          <w:szCs w:val="24"/>
          <w:lang w:eastAsia="en-US"/>
        </w:rPr>
        <w:lastRenderedPageBreak/>
        <w:t xml:space="preserve">6% bovine serum albumin (Sigma) for 30 min at room temperature and cells were washed in PBS. Primary antibody anti-TRPC1 (1:200, </w:t>
      </w:r>
      <w:proofErr w:type="spellStart"/>
      <w:r w:rsidRPr="002C5C87">
        <w:rPr>
          <w:rFonts w:ascii="Times New Roman" w:eastAsia="MS Mincho" w:hAnsi="Times New Roman" w:cs="Times New Roman"/>
          <w:sz w:val="24"/>
          <w:szCs w:val="24"/>
          <w:lang w:eastAsia="en-US"/>
        </w:rPr>
        <w:t>Alomone</w:t>
      </w:r>
      <w:proofErr w:type="spellEnd"/>
      <w:r w:rsidRPr="002C5C87">
        <w:rPr>
          <w:rFonts w:ascii="Times New Roman" w:eastAsia="MS Mincho" w:hAnsi="Times New Roman" w:cs="Times New Roman"/>
          <w:sz w:val="24"/>
          <w:szCs w:val="24"/>
          <w:lang w:eastAsia="en-US"/>
        </w:rPr>
        <w:t xml:space="preserve"> Labs), anti-TRPM4 (1:200, </w:t>
      </w:r>
      <w:proofErr w:type="spellStart"/>
      <w:r w:rsidRPr="002C5C87">
        <w:rPr>
          <w:rFonts w:ascii="Times New Roman" w:eastAsia="MS Mincho" w:hAnsi="Times New Roman" w:cs="Times New Roman"/>
          <w:sz w:val="24"/>
          <w:szCs w:val="24"/>
          <w:lang w:eastAsia="en-US"/>
        </w:rPr>
        <w:t>Alomone</w:t>
      </w:r>
      <w:proofErr w:type="spellEnd"/>
      <w:r w:rsidRPr="002C5C87">
        <w:rPr>
          <w:rFonts w:ascii="Times New Roman" w:eastAsia="MS Mincho" w:hAnsi="Times New Roman" w:cs="Times New Roman"/>
          <w:sz w:val="24"/>
          <w:szCs w:val="24"/>
          <w:lang w:eastAsia="en-US"/>
        </w:rPr>
        <w:t xml:space="preserve"> Labs) and anti-TRPP2 (1:200, </w:t>
      </w:r>
      <w:proofErr w:type="spellStart"/>
      <w:r w:rsidRPr="002C5C87">
        <w:rPr>
          <w:rFonts w:ascii="Times New Roman" w:eastAsia="MS Mincho" w:hAnsi="Times New Roman" w:cs="Times New Roman"/>
          <w:sz w:val="24"/>
          <w:szCs w:val="24"/>
          <w:lang w:eastAsia="en-US"/>
        </w:rPr>
        <w:t>Alomone</w:t>
      </w:r>
      <w:proofErr w:type="spellEnd"/>
      <w:r w:rsidRPr="002C5C87">
        <w:rPr>
          <w:rFonts w:ascii="Times New Roman" w:eastAsia="MS Mincho" w:hAnsi="Times New Roman" w:cs="Times New Roman"/>
          <w:sz w:val="24"/>
          <w:szCs w:val="24"/>
          <w:lang w:eastAsia="en-US"/>
        </w:rPr>
        <w:t xml:space="preserve"> Labs) were diluted in 1.5% bovine serum albumin, and incubated with cells at 4 °C overnight. After washing with PBS for 3 times, secondary antibodies (Alexa Fluor 488 (1:500, Invitrogen) that were diluted in 1.5% BSA were loaded to neurons for 1 h at 37 °C. Cells were washed with PBS, and imaged using a confocal microscope (FV3000, Olympus).</w:t>
      </w:r>
    </w:p>
    <w:p w14:paraId="1E00BEB8" w14:textId="374A0DD1" w:rsidR="002C5C87" w:rsidRPr="002C5C87" w:rsidRDefault="002C5C87" w:rsidP="002C5C87">
      <w:pPr>
        <w:keepNext/>
        <w:keepLines/>
        <w:spacing w:before="200" w:after="0" w:line="480" w:lineRule="auto"/>
        <w:outlineLvl w:val="2"/>
        <w:rPr>
          <w:rFonts w:ascii="Times New Roman" w:eastAsia="MS Gothic" w:hAnsi="Times New Roman" w:cs="Times New Roman"/>
          <w:bCs/>
          <w:i/>
          <w:color w:val="000000"/>
          <w:sz w:val="24"/>
          <w:szCs w:val="24"/>
          <w:lang w:eastAsia="en-US"/>
        </w:rPr>
      </w:pPr>
      <w:bookmarkStart w:id="72" w:name="_Toc108702372"/>
      <w:r w:rsidRPr="002C5C87">
        <w:rPr>
          <w:rFonts w:ascii="Times New Roman" w:eastAsia="MS Gothic" w:hAnsi="Times New Roman" w:cs="Times New Roman"/>
          <w:bCs/>
          <w:i/>
          <w:color w:val="000000"/>
          <w:sz w:val="24"/>
          <w:szCs w:val="24"/>
          <w:lang w:eastAsia="en-US"/>
        </w:rPr>
        <w:t>Pharmacological treatments with chemical blockers and peptide inhibitors of ion channels</w:t>
      </w:r>
      <w:bookmarkEnd w:id="72"/>
    </w:p>
    <w:p w14:paraId="1DA159A9" w14:textId="77777777" w:rsidR="002C5C87" w:rsidRPr="002C5C87" w:rsidRDefault="002C5C87" w:rsidP="002C5C87">
      <w:pPr>
        <w:spacing w:after="0" w:line="480" w:lineRule="auto"/>
        <w:ind w:firstLine="720"/>
        <w:jc w:val="both"/>
        <w:rPr>
          <w:rFonts w:ascii="Times New Roman" w:eastAsia="MS Mincho" w:hAnsi="Times New Roman" w:cs="Times New Roman"/>
          <w:sz w:val="24"/>
          <w:szCs w:val="24"/>
          <w:lang w:eastAsia="en-US"/>
        </w:rPr>
      </w:pPr>
      <w:r w:rsidRPr="002C5C87">
        <w:rPr>
          <w:rFonts w:ascii="Times New Roman" w:eastAsia="MS Mincho" w:hAnsi="Times New Roman" w:cs="Times New Roman"/>
          <w:sz w:val="24"/>
          <w:szCs w:val="24"/>
          <w:lang w:eastAsia="en-US"/>
        </w:rPr>
        <w:t xml:space="preserve">To identify the cellular pathway involved during the optoacoustic modulation, chemical blockers or peptide inhibitors were used to block specific ion channels or modify cellular properties. To investigate how synaptic inputs affects stimulation outcome, we applied a cocktail of synaptic blockers (final conc: 10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M NBQX, 10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M gabazine, and 50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M DL-AP5, Abcam, MA, USA) to the neuron culture 30 min before imaging. To block voltage-gated sodium channels, tetrodotoxin citrate (ab120055, Abcam, MA, USA) was added to the culture to reach 3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M final concentration 30 min before Calcium imaging. The following blockers were added to medium and incubated with cells for 4h before stimulation cells with optoacoustic: Actin filaments were depolymerized by their specific inhibitors, cytochalasin D (final conc.: 10 µM). Gadolinium was applied to nonspecifically block the mechanosensitive ion channels (final conc.: 20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M). Ruthenium red (final conc.: 1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M) was used before ultrasound stimulation to block TRP channels (TRPV1, 2, 4) and TTA-P2 (final conc.: 3 </w:t>
      </w:r>
      <w:r w:rsidRPr="002C5C87">
        <w:rPr>
          <w:rFonts w:ascii="Times New Roman" w:eastAsia="MS Mincho" w:hAnsi="Times New Roman" w:cs="Times New Roman" w:hint="eastAsia"/>
          <w:sz w:val="24"/>
          <w:szCs w:val="24"/>
          <w:lang w:eastAsia="en-US"/>
        </w:rPr>
        <w:t>µ</w:t>
      </w:r>
      <w:r w:rsidRPr="002C5C87">
        <w:rPr>
          <w:rFonts w:ascii="Times New Roman" w:eastAsia="MS Mincho" w:hAnsi="Times New Roman" w:cs="Times New Roman"/>
          <w:sz w:val="24"/>
          <w:szCs w:val="24"/>
          <w:lang w:eastAsia="en-US"/>
        </w:rPr>
        <w:t xml:space="preserve">M) was added to block T-type calcium channels. To inhibit GPCRs, suramin was added (final conc.: 60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M). GsMTx4 was added to medium (final conc.: 10 </w:t>
      </w:r>
      <w:r w:rsidRPr="002C5C87">
        <w:rPr>
          <w:rFonts w:ascii="Calibri" w:eastAsia="MS Mincho" w:hAnsi="Calibri" w:cs="Calibri"/>
          <w:sz w:val="24"/>
          <w:szCs w:val="24"/>
          <w:lang w:eastAsia="en-US"/>
        </w:rPr>
        <w:t>µ</w:t>
      </w:r>
      <w:r w:rsidRPr="002C5C87">
        <w:rPr>
          <w:rFonts w:ascii="Times New Roman" w:eastAsia="MS Mincho" w:hAnsi="Times New Roman" w:cs="Times New Roman"/>
          <w:sz w:val="24"/>
          <w:szCs w:val="24"/>
          <w:lang w:eastAsia="en-US"/>
        </w:rPr>
        <w:t xml:space="preserve">M) to inhibit Piezo1 and TRPC1 channels. </w:t>
      </w:r>
    </w:p>
    <w:p w14:paraId="51F96071" w14:textId="77777777" w:rsidR="002C5C87" w:rsidRPr="002C5C87" w:rsidRDefault="002C5C87" w:rsidP="002C5C87">
      <w:pPr>
        <w:spacing w:after="0" w:line="240" w:lineRule="auto"/>
        <w:rPr>
          <w:rFonts w:ascii="Cambria" w:eastAsia="MS Mincho" w:hAnsi="Cambria" w:cs="Arial"/>
          <w:sz w:val="24"/>
          <w:szCs w:val="24"/>
          <w:lang w:eastAsia="en-US"/>
        </w:rPr>
      </w:pPr>
    </w:p>
    <w:p w14:paraId="66F5A3CB" w14:textId="2F00CF7D" w:rsidR="002C5C87" w:rsidRPr="002C5C87" w:rsidRDefault="002C5C87" w:rsidP="002C5C87">
      <w:pPr>
        <w:keepNext/>
        <w:keepLines/>
        <w:spacing w:after="0" w:line="480" w:lineRule="auto"/>
        <w:outlineLvl w:val="1"/>
        <w:rPr>
          <w:rFonts w:ascii="Times New Roman" w:eastAsia="MS Gothic" w:hAnsi="Times New Roman" w:cs="Times New Roman"/>
          <w:b/>
          <w:bCs/>
          <w:color w:val="000000"/>
          <w:sz w:val="26"/>
          <w:szCs w:val="26"/>
          <w:lang w:eastAsia="en-US"/>
        </w:rPr>
      </w:pPr>
      <w:bookmarkStart w:id="73" w:name="_Toc108702373"/>
      <w:r w:rsidRPr="002C5C87">
        <w:rPr>
          <w:rFonts w:ascii="Times New Roman" w:eastAsia="MS Gothic" w:hAnsi="Times New Roman" w:cs="Times New Roman"/>
          <w:b/>
          <w:bCs/>
          <w:color w:val="000000"/>
          <w:sz w:val="26"/>
          <w:szCs w:val="26"/>
          <w:lang w:eastAsia="en-US"/>
        </w:rPr>
        <w:lastRenderedPageBreak/>
        <w:t>Conclusion and Discussion</w:t>
      </w:r>
      <w:bookmarkEnd w:id="73"/>
      <w:r w:rsidRPr="002C5C87">
        <w:rPr>
          <w:rFonts w:ascii="Times New Roman" w:eastAsia="MS Gothic" w:hAnsi="Times New Roman" w:cs="Times New Roman"/>
          <w:b/>
          <w:bCs/>
          <w:color w:val="000000"/>
          <w:sz w:val="26"/>
          <w:szCs w:val="26"/>
          <w:lang w:eastAsia="en-US"/>
        </w:rPr>
        <w:tab/>
      </w:r>
    </w:p>
    <w:p w14:paraId="78998D4A" w14:textId="20CEEE4A" w:rsidR="002C5C87" w:rsidRPr="002C5C87" w:rsidRDefault="002C5C87" w:rsidP="002C5C87">
      <w:pPr>
        <w:spacing w:after="0" w:line="480" w:lineRule="auto"/>
        <w:ind w:firstLine="720"/>
        <w:contextualSpacing/>
        <w:jc w:val="both"/>
        <w:rPr>
          <w:rFonts w:ascii="Times New Roman" w:eastAsia="MS Mincho" w:hAnsi="Times New Roman" w:cs="Times New Roman"/>
          <w:bCs/>
          <w:color w:val="000000"/>
          <w:sz w:val="24"/>
          <w:szCs w:val="24"/>
          <w:lang w:eastAsia="en-US"/>
        </w:rPr>
      </w:pPr>
      <w:r w:rsidRPr="002C5C87">
        <w:rPr>
          <w:rFonts w:ascii="Times New Roman" w:eastAsia="MS Mincho" w:hAnsi="Times New Roman" w:cs="Times New Roman"/>
          <w:bCs/>
          <w:color w:val="000000"/>
          <w:sz w:val="24"/>
          <w:szCs w:val="24"/>
          <w:lang w:eastAsia="en-US"/>
        </w:rPr>
        <w:t xml:space="preserve">In this work, we investigated the biomolecular mechanisms of optoacoustic cell modulation, showing that optoacoustic excites primary cortical neurons through specific calcium-selective mechanosensitive ion channels with the assistant of calcium amplifier channel and voltage-gated channels. First, the synaptic transmission is demonstrated to be involved during the optoacoustic stimulation, while the direct effect on synapses still needs further investigation. In the future work, </w:t>
      </w:r>
      <w:proofErr w:type="spellStart"/>
      <w:r w:rsidRPr="002C5C87">
        <w:rPr>
          <w:rFonts w:ascii="Times New Roman" w:eastAsia="MS Mincho" w:hAnsi="Times New Roman" w:cs="Times New Roman"/>
          <w:bCs/>
          <w:color w:val="000000"/>
          <w:sz w:val="24"/>
          <w:szCs w:val="24"/>
          <w:lang w:eastAsia="en-US"/>
        </w:rPr>
        <w:t>synaptopHluorin</w:t>
      </w:r>
      <w:proofErr w:type="spellEnd"/>
      <w:r w:rsidRPr="002C5C87">
        <w:rPr>
          <w:rFonts w:ascii="Times New Roman" w:eastAsia="MS Mincho" w:hAnsi="Times New Roman" w:cs="Times New Roman"/>
          <w:bCs/>
          <w:color w:val="000000"/>
          <w:sz w:val="24"/>
          <w:szCs w:val="24"/>
          <w:lang w:eastAsia="en-US"/>
        </w:rPr>
        <w:t xml:space="preserve"> (</w:t>
      </w:r>
      <w:proofErr w:type="spellStart"/>
      <w:r w:rsidRPr="002C5C87">
        <w:rPr>
          <w:rFonts w:ascii="Times New Roman" w:eastAsia="MS Mincho" w:hAnsi="Times New Roman" w:cs="Times New Roman"/>
          <w:bCs/>
          <w:color w:val="000000"/>
          <w:sz w:val="24"/>
          <w:szCs w:val="24"/>
          <w:lang w:eastAsia="en-US"/>
        </w:rPr>
        <w:t>spH</w:t>
      </w:r>
      <w:proofErr w:type="spellEnd"/>
      <w:r w:rsidRPr="002C5C87">
        <w:rPr>
          <w:rFonts w:ascii="Times New Roman" w:eastAsia="MS Mincho" w:hAnsi="Times New Roman" w:cs="Times New Roman"/>
          <w:bCs/>
          <w:color w:val="000000"/>
          <w:sz w:val="24"/>
          <w:szCs w:val="24"/>
          <w:lang w:eastAsia="en-US"/>
        </w:rPr>
        <w:t xml:space="preserve">) transfected hippocampal brain slice or neurons can be used. The </w:t>
      </w:r>
      <w:proofErr w:type="spellStart"/>
      <w:r w:rsidRPr="002C5C87">
        <w:rPr>
          <w:rFonts w:ascii="Times New Roman" w:eastAsia="MS Mincho" w:hAnsi="Times New Roman" w:cs="Times New Roman"/>
          <w:bCs/>
          <w:color w:val="000000"/>
          <w:sz w:val="24"/>
          <w:szCs w:val="24"/>
          <w:lang w:eastAsia="en-US"/>
        </w:rPr>
        <w:t>spH</w:t>
      </w:r>
      <w:proofErr w:type="spellEnd"/>
      <w:r w:rsidRPr="002C5C87">
        <w:rPr>
          <w:rFonts w:ascii="Times New Roman" w:eastAsia="MS Mincho" w:hAnsi="Times New Roman" w:cs="Times New Roman"/>
          <w:bCs/>
          <w:color w:val="000000"/>
          <w:sz w:val="24"/>
          <w:szCs w:val="24"/>
          <w:lang w:eastAsia="en-US"/>
        </w:rPr>
        <w:t xml:space="preserve"> serves as an pH-dependent fluorescence probe of synaptic vesicle exocytosis, which reflects neurotransmitter release through an increase in fluorescence signal when protons are released from synaptic vesicles during the fusion process </w:t>
      </w:r>
      <w:r w:rsidRPr="002C5C87">
        <w:rPr>
          <w:rFonts w:ascii="Times New Roman" w:eastAsia="MS Mincho" w:hAnsi="Times New Roman" w:cs="Times New Roman"/>
          <w:bCs/>
          <w:color w:val="000000"/>
          <w:sz w:val="24"/>
          <w:szCs w:val="24"/>
          <w:lang w:eastAsia="en-US"/>
        </w:rPr>
        <w:fldChar w:fldCharType="begin"/>
      </w:r>
      <w:r w:rsidR="00337A45">
        <w:rPr>
          <w:rFonts w:ascii="Times New Roman" w:eastAsia="MS Mincho" w:hAnsi="Times New Roman" w:cs="Times New Roman"/>
          <w:bCs/>
          <w:color w:val="000000"/>
          <w:sz w:val="24"/>
          <w:szCs w:val="24"/>
          <w:lang w:eastAsia="en-US"/>
        </w:rPr>
        <w:instrText xml:space="preserve"> ADDIN EN.CITE &lt;EndNote&gt;&lt;Cite&gt;&lt;Author&gt;Miesenböck&lt;/Author&gt;&lt;Year&gt;1998&lt;/Year&gt;&lt;RecNum&gt;410&lt;/RecNum&gt;&lt;DisplayText&gt;[24, 33]&lt;/DisplayText&gt;&lt;record&gt;&lt;rec-number&gt;410&lt;/rec-number&gt;&lt;foreign-keys&gt;&lt;key app="EN" db-id="prx00stw8d0sxne20x352vfnfv5aff5drvxe" timestamp="1654998397"&gt;410&lt;/key&gt;&lt;/foreign-keys&gt;&lt;ref-type name="Journal Article"&gt;17&lt;/ref-type&gt;&lt;contributors&gt;&lt;authors&gt;&lt;author&gt;Miesenböck, Gero&lt;/author&gt;&lt;author&gt;De Angelis, Dino A&lt;/author&gt;&lt;author&gt;Rothman, James E&lt;/author&gt;&lt;/authors&gt;&lt;/contributors&gt;&lt;titles&gt;&lt;title&gt;Visualizing secretion and synaptic transmission with pH-sensitive green fluorescent proteins&lt;/title&gt;&lt;secondary-title&gt;Nature&lt;/secondary-title&gt;&lt;/titles&gt;&lt;periodical&gt;&lt;full-title&gt;Nature&lt;/full-title&gt;&lt;/periodical&gt;&lt;pages&gt;192-195&lt;/pages&gt;&lt;volume&gt;394&lt;/volume&gt;&lt;number&gt;6689&lt;/number&gt;&lt;dates&gt;&lt;year&gt;1998&lt;/year&gt;&lt;/dates&gt;&lt;isbn&gt;1476-4687&lt;/isbn&gt;&lt;urls&gt;&lt;/urls&gt;&lt;/record&gt;&lt;/Cite&gt;&lt;Cite&gt;&lt;Author&gt;Tyler&lt;/Author&gt;&lt;Year&gt;2008&lt;/Year&gt;&lt;RecNum&gt;139&lt;/RecNum&gt;&lt;record&gt;&lt;rec-number&gt;139&lt;/rec-number&gt;&lt;foreign-keys&gt;&lt;key app="EN" db-id="prx00stw8d0sxne20x352vfnfv5aff5drvxe" timestamp="1592279322"&gt;139&lt;/key&gt;&lt;/foreign-keys&gt;&lt;ref-type name="Journal Article"&gt;17&lt;/ref-type&gt;&lt;contributors&gt;&lt;authors&gt;&lt;author&gt;Tyler, William J&lt;/author&gt;&lt;author&gt;Tufail, Yusuf&lt;/author&gt;&lt;author&gt;Finsterwald, Michael&lt;/author&gt;&lt;author&gt;Tauchmann, Monica L&lt;/author&gt;&lt;author&gt;Olson, Emily J&lt;/author&gt;&lt;author&gt;Majestic, Cassondra&lt;/author&gt;&lt;/authors&gt;&lt;/contributors&gt;&lt;titles&gt;&lt;title&gt;Remote excitation of neuronal circuits using low-intensity, low-frequency ultrasound&lt;/title&gt;&lt;secondary-title&gt;PloS one&lt;/secondary-title&gt;&lt;/titles&gt;&lt;periodical&gt;&lt;full-title&gt;PloS one&lt;/full-title&gt;&lt;/periodical&gt;&lt;volume&gt;3&lt;/volume&gt;&lt;number&gt;10&lt;/number&gt;&lt;dates&gt;&lt;year&gt;2008&lt;/year&gt;&lt;/dates&gt;&lt;urls&gt;&lt;/urls&gt;&lt;/record&gt;&lt;/Cite&gt;&lt;/EndNote&gt;</w:instrText>
      </w:r>
      <w:r w:rsidRPr="002C5C87">
        <w:rPr>
          <w:rFonts w:ascii="Times New Roman" w:eastAsia="MS Mincho" w:hAnsi="Times New Roman" w:cs="Times New Roman"/>
          <w:bCs/>
          <w:color w:val="000000"/>
          <w:sz w:val="24"/>
          <w:szCs w:val="24"/>
          <w:lang w:eastAsia="en-US"/>
        </w:rPr>
        <w:fldChar w:fldCharType="separate"/>
      </w:r>
      <w:r w:rsidR="00337A45">
        <w:rPr>
          <w:rFonts w:ascii="Times New Roman" w:eastAsia="MS Mincho" w:hAnsi="Times New Roman" w:cs="Times New Roman"/>
          <w:bCs/>
          <w:noProof/>
          <w:color w:val="000000"/>
          <w:sz w:val="24"/>
          <w:szCs w:val="24"/>
          <w:lang w:eastAsia="en-US"/>
        </w:rPr>
        <w:t>[24, 33]</w:t>
      </w:r>
      <w:r w:rsidRPr="002C5C87">
        <w:rPr>
          <w:rFonts w:ascii="Times New Roman" w:eastAsia="MS Mincho" w:hAnsi="Times New Roman" w:cs="Times New Roman"/>
          <w:bCs/>
          <w:color w:val="000000"/>
          <w:sz w:val="24"/>
          <w:szCs w:val="24"/>
          <w:lang w:eastAsia="en-US"/>
        </w:rPr>
        <w:fldChar w:fldCharType="end"/>
      </w:r>
      <w:r w:rsidRPr="002C5C87">
        <w:rPr>
          <w:rFonts w:ascii="Times New Roman" w:eastAsia="MS Mincho" w:hAnsi="Times New Roman" w:cs="Times New Roman"/>
          <w:bCs/>
          <w:color w:val="000000"/>
          <w:sz w:val="24"/>
          <w:szCs w:val="24"/>
          <w:lang w:eastAsia="en-US"/>
        </w:rPr>
        <w:t xml:space="preserve">. </w:t>
      </w:r>
    </w:p>
    <w:p w14:paraId="48925A57" w14:textId="77777777" w:rsidR="002C5C87" w:rsidRPr="002C5C87" w:rsidRDefault="002C5C87" w:rsidP="002C5C87">
      <w:pPr>
        <w:spacing w:after="0" w:line="480" w:lineRule="auto"/>
        <w:ind w:firstLine="720"/>
        <w:contextualSpacing/>
        <w:jc w:val="both"/>
        <w:rPr>
          <w:rFonts w:ascii="Times New Roman" w:eastAsia="MS Mincho" w:hAnsi="Times New Roman" w:cs="Times New Roman"/>
          <w:bCs/>
          <w:color w:val="000000"/>
          <w:sz w:val="24"/>
          <w:szCs w:val="24"/>
          <w:lang w:eastAsia="en-US"/>
        </w:rPr>
      </w:pPr>
      <w:r w:rsidRPr="002C5C87">
        <w:rPr>
          <w:rFonts w:ascii="Times New Roman" w:eastAsia="MS Mincho" w:hAnsi="Times New Roman" w:cs="Times New Roman"/>
          <w:bCs/>
          <w:color w:val="000000"/>
          <w:sz w:val="24"/>
          <w:szCs w:val="24"/>
          <w:lang w:eastAsia="en-US"/>
        </w:rPr>
        <w:t>As our key findings, pharmacological inhibition of specific ion channels leads to reduced responses, while over-expressing TRPC1, TRPP2 and TRPM4 channels results in stronger stimulation. These results shed new insights into the mechanism of ultrasound neurostimulation.</w:t>
      </w:r>
    </w:p>
    <w:p w14:paraId="31A0979E" w14:textId="77777777" w:rsidR="002C5C87" w:rsidRPr="002C5C87" w:rsidRDefault="002C5C87" w:rsidP="002C5C87">
      <w:pPr>
        <w:spacing w:after="0" w:line="240" w:lineRule="auto"/>
        <w:rPr>
          <w:rFonts w:ascii="Cambria" w:eastAsia="MS Mincho" w:hAnsi="Cambria" w:cs="Arial"/>
          <w:color w:val="000000"/>
          <w:sz w:val="24"/>
          <w:szCs w:val="24"/>
          <w:lang w:eastAsia="en-US"/>
        </w:rPr>
      </w:pPr>
    </w:p>
    <w:p w14:paraId="6D5A8C3C" w14:textId="77777777" w:rsidR="002C5C87" w:rsidRDefault="002C5C87"/>
    <w:p w14:paraId="5D045CD6" w14:textId="77777777" w:rsidR="002C5C87" w:rsidRDefault="002C5C87"/>
    <w:p w14:paraId="130ACDAF" w14:textId="77777777" w:rsidR="00337A45" w:rsidRPr="00337A45" w:rsidRDefault="002C5C87" w:rsidP="00337A45">
      <w:pPr>
        <w:pStyle w:val="EndNoteBibliography"/>
        <w:spacing w:after="0"/>
      </w:pPr>
      <w:r>
        <w:fldChar w:fldCharType="begin"/>
      </w:r>
      <w:r>
        <w:instrText xml:space="preserve"> ADDIN EN.REFLIST </w:instrText>
      </w:r>
      <w:r>
        <w:fldChar w:fldCharType="separate"/>
      </w:r>
      <w:r w:rsidR="00337A45" w:rsidRPr="00337A45">
        <w:t>[1] G.t. Haar, Ultrasound bioeffects and safety, Proceedings of the Institution of Mechanical Engineers, Part H: Journal of Engineering in Medicine 224(2) (2010) 363-373.</w:t>
      </w:r>
    </w:p>
    <w:p w14:paraId="3C927945" w14:textId="77777777" w:rsidR="00337A45" w:rsidRPr="00337A45" w:rsidRDefault="00337A45" w:rsidP="00337A45">
      <w:pPr>
        <w:pStyle w:val="EndNoteBibliography"/>
        <w:spacing w:after="0"/>
      </w:pPr>
      <w:r w:rsidRPr="00337A45">
        <w:t>[2] C.-R. Lin, K.-H. Chen, C.-H. Yang, J.-T. Cheng, S.-M. Sheen-Chen, C.-H. Wu, W.-D. Sy, Y.-S. Chen, Sonoporation-mediated gene transfer into adult rat dorsal root ganglion cells, Journal of biomedical science 17(1) (2010) 44.</w:t>
      </w:r>
    </w:p>
    <w:p w14:paraId="17827AED" w14:textId="77777777" w:rsidR="00337A45" w:rsidRPr="00337A45" w:rsidRDefault="00337A45" w:rsidP="00337A45">
      <w:pPr>
        <w:pStyle w:val="EndNoteBibliography"/>
        <w:spacing w:after="0"/>
      </w:pPr>
      <w:r w:rsidRPr="00337A45">
        <w:t>[3] L. Shi, Y. Jiang, Y. Zhang, L. Lan, Y. Huang, J.-X. Cheng, C. Yang, A fiber optoacoustic emitter with controlled ultrasound frequency for cell membrane sonoporation at submillimeter spatial resolution, Photoacoustics 20 (2020) 100208.</w:t>
      </w:r>
    </w:p>
    <w:p w14:paraId="4B0369B4" w14:textId="77777777" w:rsidR="00337A45" w:rsidRPr="00337A45" w:rsidRDefault="00337A45" w:rsidP="00337A45">
      <w:pPr>
        <w:pStyle w:val="EndNoteBibliography"/>
        <w:spacing w:after="0"/>
      </w:pPr>
      <w:r w:rsidRPr="00337A45">
        <w:t>[4] B. Krasovitski, V. Frenkel, S. Shoham, E. Kimmel, Intramembrane cavitation as a unifying mechanism for ultrasound-induced bioeffects, Proceedings of the National Academy of Sciences 108(8) (2011) 3258-3263.</w:t>
      </w:r>
    </w:p>
    <w:p w14:paraId="3DC61E15" w14:textId="77777777" w:rsidR="00337A45" w:rsidRPr="00337A45" w:rsidRDefault="00337A45" w:rsidP="00337A45">
      <w:pPr>
        <w:pStyle w:val="EndNoteBibliography"/>
        <w:spacing w:after="0"/>
      </w:pPr>
      <w:r w:rsidRPr="00337A45">
        <w:t>[5] M. Plaksin, S. Shoham, E. Kimmel, Intramembrane cavitation as a predictive bio-piezoelectric mechanism for ultrasonic brain stimulation, Physical review X 4(1) (2014) 011004.</w:t>
      </w:r>
    </w:p>
    <w:p w14:paraId="73937FC2" w14:textId="77777777" w:rsidR="00337A45" w:rsidRPr="00337A45" w:rsidRDefault="00337A45" w:rsidP="00337A45">
      <w:pPr>
        <w:pStyle w:val="EndNoteBibliography"/>
        <w:spacing w:after="0"/>
      </w:pPr>
      <w:r w:rsidRPr="00337A45">
        <w:t>[6] T. Sato, M.G. Shapiro, D.Y. Tsao, Ultrasonic neuromodulation causes widespread cortical activation via an indirect auditory mechanism, Neuron 98(5) (2018) 1031-1041. e5.</w:t>
      </w:r>
    </w:p>
    <w:p w14:paraId="5F2E52EE" w14:textId="77777777" w:rsidR="00337A45" w:rsidRPr="00337A45" w:rsidRDefault="00337A45" w:rsidP="00337A45">
      <w:pPr>
        <w:pStyle w:val="EndNoteBibliography"/>
        <w:spacing w:after="0"/>
      </w:pPr>
      <w:r w:rsidRPr="00337A45">
        <w:lastRenderedPageBreak/>
        <w:t>[7] H. Guo, M. Hamilton II, S.J. Offutt, C.D. Gloeckner, T. Li, Y. Kim, W. Legon, J.K. Alford, H.H. Lim, Ultrasound produces extensive brain activation via a cochlear pathway, Neuron 98(5) (2018) 1020-1030. e4.</w:t>
      </w:r>
    </w:p>
    <w:p w14:paraId="48767FA5" w14:textId="77777777" w:rsidR="00337A45" w:rsidRPr="00337A45" w:rsidRDefault="00337A45" w:rsidP="00337A45">
      <w:pPr>
        <w:pStyle w:val="EndNoteBibliography"/>
        <w:spacing w:after="0"/>
      </w:pPr>
      <w:r w:rsidRPr="00337A45">
        <w:t>[8] J. Kubanek, J. Shi, J. Marsh, D. Chen, C. Deng, J. Cui, Ultrasound modulates ion channel currents, Scientific reports 6(1) (2016) 1-14.</w:t>
      </w:r>
    </w:p>
    <w:p w14:paraId="6E7C9756" w14:textId="77777777" w:rsidR="00337A45" w:rsidRPr="00337A45" w:rsidRDefault="00337A45" w:rsidP="00337A45">
      <w:pPr>
        <w:pStyle w:val="EndNoteBibliography"/>
        <w:spacing w:after="0"/>
      </w:pPr>
      <w:r w:rsidRPr="00337A45">
        <w:t>[9] J. Kubanek, P. Shukla, A. Das, S.A. Baccus, M.B. Goodman, Ultrasound elicits behavioral responses through mechanical effects on neurons and ion channels in a simple nervous system, Journal of Neuroscience 38(12) (2018) 3081-3091.</w:t>
      </w:r>
    </w:p>
    <w:p w14:paraId="2FB5CAE4" w14:textId="77777777" w:rsidR="00337A45" w:rsidRPr="00337A45" w:rsidRDefault="00337A45" w:rsidP="00337A45">
      <w:pPr>
        <w:pStyle w:val="EndNoteBibliography"/>
        <w:spacing w:after="0"/>
      </w:pPr>
      <w:r w:rsidRPr="00337A45">
        <w:t>[10] S. Yoo, D.R. Mittelstein, R.C. Hurt, J. Lacroix, M.G. Shapiro, Focused ultrasound excites cortical neurons via mechanosensitive calcium accumulation and ion channel amplification, Nature Communications 13(1) (2022) 1-13.</w:t>
      </w:r>
    </w:p>
    <w:p w14:paraId="5D23F51D" w14:textId="77777777" w:rsidR="00337A45" w:rsidRPr="00337A45" w:rsidRDefault="00337A45" w:rsidP="00337A45">
      <w:pPr>
        <w:pStyle w:val="EndNoteBibliography"/>
        <w:spacing w:after="0"/>
      </w:pPr>
      <w:r w:rsidRPr="00337A45">
        <w:t>[11] C. Constans, P. Mateo, M. Tanter, J.-F. Aubry, Potential impact of thermal effects during ultrasonic neurostimulation: retrospective numerical estimation of temperature elevation in seven rodent setups, Physics in Medicine &amp; Biology 63(2) (2018) 025003.</w:t>
      </w:r>
    </w:p>
    <w:p w14:paraId="2559C6A8" w14:textId="77777777" w:rsidR="00337A45" w:rsidRPr="00337A45" w:rsidRDefault="00337A45" w:rsidP="00337A45">
      <w:pPr>
        <w:pStyle w:val="EndNoteBibliography"/>
        <w:spacing w:after="0"/>
      </w:pPr>
      <w:r w:rsidRPr="00337A45">
        <w:t>[12] W.J. Tyler, S.W. Lani, G.M. Hwang, Ultrasonic modulation of neural circuit activity, Current Opinion in Neurobiology 50 (2018) 222-231.</w:t>
      </w:r>
    </w:p>
    <w:p w14:paraId="74A81AA2" w14:textId="77777777" w:rsidR="00337A45" w:rsidRPr="00337A45" w:rsidRDefault="00337A45" w:rsidP="00337A45">
      <w:pPr>
        <w:pStyle w:val="EndNoteBibliography"/>
        <w:spacing w:after="0"/>
      </w:pPr>
      <w:r w:rsidRPr="00337A45">
        <w:t>[13] Y. Tufail, A. Yoshihiro, S. Pati, M.M. Li, W.J. Tyler, Ultrasonic neuromodulation by brain stimulation with transcranial ultrasound, nature protocols 6(9) (2011) 1453.</w:t>
      </w:r>
    </w:p>
    <w:p w14:paraId="00C12D18" w14:textId="77777777" w:rsidR="00337A45" w:rsidRPr="00337A45" w:rsidRDefault="00337A45" w:rsidP="00337A45">
      <w:pPr>
        <w:pStyle w:val="EndNoteBibliography"/>
        <w:spacing w:after="0"/>
      </w:pPr>
      <w:r w:rsidRPr="00337A45">
        <w:t>[14] L. Shi, Y. Jiang, F.R. Fernandez, G. Chen, L. Lan, H.-Y. Man, J.A. White, J.-X. Cheng, C. Yang, Non-genetic photoacoustic stimulation of single neurons by a tapered fiber optoacoustic emitter, Light: Science &amp; Applications 10(1) (2021) 1-13.</w:t>
      </w:r>
    </w:p>
    <w:p w14:paraId="2355AA8A" w14:textId="77777777" w:rsidR="00337A45" w:rsidRPr="00337A45" w:rsidRDefault="00337A45" w:rsidP="00337A45">
      <w:pPr>
        <w:pStyle w:val="EndNoteBibliography"/>
        <w:spacing w:after="0"/>
      </w:pPr>
      <w:r w:rsidRPr="00337A45">
        <w:t>[15] A.D. Silva, C. Serpa, L.G. Arnaut, Photoacoustic transfection of DNA encoding GFP, Scientific reports 9(1) (2019) 1-10.</w:t>
      </w:r>
    </w:p>
    <w:p w14:paraId="6A86B00F" w14:textId="77777777" w:rsidR="00337A45" w:rsidRPr="00337A45" w:rsidRDefault="00337A45" w:rsidP="00337A45">
      <w:pPr>
        <w:pStyle w:val="EndNoteBibliography"/>
        <w:spacing w:after="0"/>
      </w:pPr>
      <w:r w:rsidRPr="00337A45">
        <w:t>[16] Y. Jiang, H.J. Lee, L. Lan, H.-a. Tseng, C. Yang, H.-Y. Man, X. Han, J.-X. Cheng, Optoacoustic brain stimulation at submillimeter spatial precision, Nature Communications 11(1) (2020) 1-9.</w:t>
      </w:r>
    </w:p>
    <w:p w14:paraId="05D56879" w14:textId="77777777" w:rsidR="00337A45" w:rsidRPr="00337A45" w:rsidRDefault="00337A45" w:rsidP="00337A45">
      <w:pPr>
        <w:pStyle w:val="EndNoteBibliography"/>
        <w:spacing w:after="0"/>
      </w:pPr>
      <w:r w:rsidRPr="00337A45">
        <w:t>[17] S.-J. Oh, J.M. Lee, H.-B. Kim, J. Lee, S. Han, J.Y. Bae, G.-S. Hong, W. Koh, J. Kwon, E.-S. Hwang, Ultrasonic neuromodulation via astrocytic TRPA1, Current Biology 30(5) (2020) 948.</w:t>
      </w:r>
    </w:p>
    <w:p w14:paraId="421A8A72" w14:textId="77777777" w:rsidR="00337A45" w:rsidRPr="00337A45" w:rsidRDefault="00337A45" w:rsidP="00337A45">
      <w:pPr>
        <w:pStyle w:val="EndNoteBibliography"/>
        <w:spacing w:after="0"/>
      </w:pPr>
      <w:r w:rsidRPr="00337A45">
        <w:t>[18] S. Ibsen, A. Tong, C. Schutt, S. Esener, S.H. Chalasani, Sonogenetics is a non-invasive approach to activating neurons in Caenorhabditis elegans, Nature communications 6(1) (2015) 1-12.</w:t>
      </w:r>
    </w:p>
    <w:p w14:paraId="175A00F2" w14:textId="77777777" w:rsidR="00337A45" w:rsidRPr="00337A45" w:rsidRDefault="00337A45" w:rsidP="00337A45">
      <w:pPr>
        <w:pStyle w:val="EndNoteBibliography"/>
        <w:spacing w:after="0"/>
      </w:pPr>
      <w:r w:rsidRPr="00337A45">
        <w:t>[19] B.M. Gaub, K.C. Kasuba, E. Mace, T. Strittmatter, P.R. Laskowski, S.A. Geissler, A. Hierlemann, M. Fussenegger, B. Roska, D.J. Müller, Neurons differentiate magnitude and location of mechanical stimuli, Proceedings of the National Academy of Sciences 117(2) (2020) 848-856.</w:t>
      </w:r>
    </w:p>
    <w:p w14:paraId="7A6D1895" w14:textId="77777777" w:rsidR="00337A45" w:rsidRPr="00337A45" w:rsidRDefault="00337A45" w:rsidP="00337A45">
      <w:pPr>
        <w:pStyle w:val="EndNoteBibliography"/>
        <w:spacing w:after="0"/>
      </w:pPr>
      <w:r w:rsidRPr="00337A45">
        <w:t>[20] H. Kim, A. Chiu, S.D. Lee, K. Fischer, S.-S. Yoo, Focused ultrasound-mediated non-invasive brain stimulation: examination of sonication parameters, Brain stimulation 7(5) (2014) 748-756.</w:t>
      </w:r>
    </w:p>
    <w:p w14:paraId="124961EE" w14:textId="77777777" w:rsidR="00337A45" w:rsidRPr="00337A45" w:rsidRDefault="00337A45" w:rsidP="00337A45">
      <w:pPr>
        <w:pStyle w:val="EndNoteBibliography"/>
        <w:spacing w:after="0"/>
      </w:pPr>
      <w:r w:rsidRPr="00337A45">
        <w:t>[21] R.L. King, J.R. Brown, W.T. Newsome, K.B. Pauly, Effective parameters for ultrasound-induced in vivo neurostimulation, Ultrasound in medicine &amp; biology 39(2) (2013) 312-331.</w:t>
      </w:r>
    </w:p>
    <w:p w14:paraId="0CE660EB" w14:textId="77777777" w:rsidR="00337A45" w:rsidRPr="00337A45" w:rsidRDefault="00337A45" w:rsidP="00337A45">
      <w:pPr>
        <w:pStyle w:val="EndNoteBibliography"/>
        <w:spacing w:after="0"/>
      </w:pPr>
      <w:r w:rsidRPr="00337A45">
        <w:rPr>
          <w:rFonts w:hint="eastAsia"/>
        </w:rPr>
        <w:t>[22] H.B. Kim, K.M. Swanberg, H.S. Han, J.C. Kim, J.W. Kim, S. Lee, C.J. Lee, S. Maeng, T.S. Kim, J.H. Park, Prolonged stimulation with low</w:t>
      </w:r>
      <w:r w:rsidRPr="00337A45">
        <w:rPr>
          <w:rFonts w:hint="eastAsia"/>
        </w:rPr>
        <w:t>‐</w:t>
      </w:r>
      <w:r w:rsidRPr="00337A45">
        <w:rPr>
          <w:rFonts w:hint="eastAsia"/>
        </w:rPr>
        <w:t>intensity ultra</w:t>
      </w:r>
      <w:r w:rsidRPr="00337A45">
        <w:t>sound induces delayed increases in spontaneous hippocampal culture spiking activity, Journal of neuroscience research 95(3) (2017) 885-896.</w:t>
      </w:r>
    </w:p>
    <w:p w14:paraId="43464D42" w14:textId="77777777" w:rsidR="00337A45" w:rsidRPr="00337A45" w:rsidRDefault="00337A45" w:rsidP="00337A45">
      <w:pPr>
        <w:pStyle w:val="EndNoteBibliography"/>
        <w:spacing w:after="0"/>
      </w:pPr>
      <w:r w:rsidRPr="00337A45">
        <w:t>[23] E. Weinreb, R. Paz, E. Moses, Ultrasonic neuromodulation of pharmacologically isolated cultured neurons using a single extremely short pulse, Brain Stimulation: Basic, Translational, and Clinical Research in Neuromodulation 12(2) (2019) 553.</w:t>
      </w:r>
    </w:p>
    <w:p w14:paraId="6008FB40" w14:textId="77777777" w:rsidR="00337A45" w:rsidRPr="00337A45" w:rsidRDefault="00337A45" w:rsidP="00337A45">
      <w:pPr>
        <w:pStyle w:val="EndNoteBibliography"/>
        <w:spacing w:after="0"/>
      </w:pPr>
      <w:r w:rsidRPr="00337A45">
        <w:t>[24] W.J. Tyler, Y. Tufail, M. Finsterwald, M.L. Tauchmann, E.J. Olson, C. Majestic, Remote excitation of neuronal circuits using low-intensity, low-frequency ultrasound, PloS one 3(10) (2008).</w:t>
      </w:r>
    </w:p>
    <w:p w14:paraId="5D954330" w14:textId="77777777" w:rsidR="00337A45" w:rsidRPr="00337A45" w:rsidRDefault="00337A45" w:rsidP="00337A45">
      <w:pPr>
        <w:pStyle w:val="EndNoteBibliography"/>
        <w:spacing w:after="0"/>
      </w:pPr>
      <w:r w:rsidRPr="00337A45">
        <w:t>[25] J.J. Shah, M. Gaitan, J. Geist, Generalized temperature measurement equations for rhodamine B dye solution and its application to microfluidics, Analytical chemistry 81(19) (2009) 8260-8263.</w:t>
      </w:r>
    </w:p>
    <w:p w14:paraId="18DA3F3B" w14:textId="77777777" w:rsidR="00337A45" w:rsidRPr="00337A45" w:rsidRDefault="00337A45" w:rsidP="00337A45">
      <w:pPr>
        <w:pStyle w:val="EndNoteBibliography"/>
        <w:spacing w:after="0"/>
      </w:pPr>
      <w:r w:rsidRPr="00337A45">
        <w:t>[26] Y. Jiang, Y. Huang, X. Luo, J. Wu, H. Zong, L. Shi, R. Cheng, Y. Zhu, S. Jiang, L. Lan, Neural Stimulation in vitro and in vivo by Photoacoustic Nanotransducers, Matter 4(2) (2021) 654-674.</w:t>
      </w:r>
    </w:p>
    <w:p w14:paraId="7357E84C" w14:textId="77777777" w:rsidR="00337A45" w:rsidRPr="00337A45" w:rsidRDefault="00337A45" w:rsidP="00337A45">
      <w:pPr>
        <w:pStyle w:val="EndNoteBibliography"/>
        <w:spacing w:after="0"/>
      </w:pPr>
      <w:r w:rsidRPr="00337A45">
        <w:lastRenderedPageBreak/>
        <w:t>[27] J.A. Cooper, Effects of cytochalasin and phalloidin on actin, The Journal of cell biology 105(4) (1987) 1473-1478.</w:t>
      </w:r>
    </w:p>
    <w:p w14:paraId="1BFC4ADE" w14:textId="77777777" w:rsidR="00337A45" w:rsidRPr="00337A45" w:rsidRDefault="00337A45" w:rsidP="00337A45">
      <w:pPr>
        <w:pStyle w:val="EndNoteBibliography"/>
        <w:spacing w:after="0"/>
      </w:pPr>
      <w:r w:rsidRPr="00337A45">
        <w:t>[28] J. Vriens, G. Appendino, B. Nilius, Pharmacology of vanilloid transient receptor potential cation channels, Molecular pharmacology 75(6) (2009) 1262-1279.</w:t>
      </w:r>
    </w:p>
    <w:p w14:paraId="2945B6E0" w14:textId="77777777" w:rsidR="00337A45" w:rsidRPr="00337A45" w:rsidRDefault="00337A45" w:rsidP="00337A45">
      <w:pPr>
        <w:pStyle w:val="EndNoteBibliography"/>
        <w:spacing w:after="0"/>
      </w:pPr>
      <w:r w:rsidRPr="00337A45">
        <w:t>[29] R.A. Caldwell, H.F. Clemo, C.M. Baumgarten, Using gadolinium to identify stretch-activated channels: technical considerations, American Journal of Physiology-Cell Physiology 275(2) (1998) C619-C621.</w:t>
      </w:r>
    </w:p>
    <w:p w14:paraId="1CD00975" w14:textId="77777777" w:rsidR="00337A45" w:rsidRPr="00337A45" w:rsidRDefault="00337A45" w:rsidP="00337A45">
      <w:pPr>
        <w:pStyle w:val="EndNoteBibliography"/>
        <w:spacing w:after="0"/>
      </w:pPr>
      <w:r w:rsidRPr="00337A45">
        <w:t>[30] S. Sukharev, D.P. Corey, Mechanosensitive channels: multiplicity of families and gating paradigms, Science's STKE 2004(219) (2004) re4-re4.</w:t>
      </w:r>
    </w:p>
    <w:p w14:paraId="6252E7AB" w14:textId="77777777" w:rsidR="00337A45" w:rsidRPr="00337A45" w:rsidRDefault="00337A45" w:rsidP="00337A45">
      <w:pPr>
        <w:pStyle w:val="EndNoteBibliography"/>
        <w:spacing w:after="0"/>
      </w:pPr>
      <w:r w:rsidRPr="00337A45">
        <w:t>[31] C.E. Morris, P.F. Juranka, Lipid stress at play: mechanosensitivity of voltage-gated channels, Current topics in membranes, Elsevier2007, pp. 297-338.</w:t>
      </w:r>
    </w:p>
    <w:p w14:paraId="4ADEEB50" w14:textId="77777777" w:rsidR="00337A45" w:rsidRPr="00337A45" w:rsidRDefault="00337A45" w:rsidP="00337A45">
      <w:pPr>
        <w:pStyle w:val="EndNoteBibliography"/>
        <w:spacing w:after="0"/>
      </w:pPr>
      <w:r w:rsidRPr="00337A45">
        <w:t>[32] J. Xu, J. Mathur, E. Vessières, S. Hammack, K. Nonomura, J. Favre, L. Grimaud, M. Petrus, A. Francisco, J. Li, GPR68 senses flow and is essential for vascular physiology, Cell 173(3) (2018) 762-775. e16.</w:t>
      </w:r>
    </w:p>
    <w:p w14:paraId="6E158F7E" w14:textId="77777777" w:rsidR="00337A45" w:rsidRPr="00337A45" w:rsidRDefault="00337A45" w:rsidP="00337A45">
      <w:pPr>
        <w:pStyle w:val="EndNoteBibliography"/>
      </w:pPr>
      <w:r w:rsidRPr="00337A45">
        <w:t>[33] G. Miesenböck, D.A. De Angelis, J.E. Rothman, Visualizing secretion and synaptic transmission with pH-sensitive green fluorescent proteins, Nature 394(6689) (1998) 192-195.</w:t>
      </w:r>
    </w:p>
    <w:p w14:paraId="602B1E5A" w14:textId="53F4B6CC" w:rsidR="005C3700" w:rsidRDefault="002C5C87">
      <w:r>
        <w:fldChar w:fldCharType="end"/>
      </w:r>
    </w:p>
    <w:sectPr w:rsidR="005C370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2-12-15T15:18:00Z" w:initials="MOU">
    <w:p w14:paraId="069B47D3" w14:textId="2B527EC6" w:rsidR="00C95DAD" w:rsidRDefault="00E70993" w:rsidP="00C95DAD">
      <w:r>
        <w:rPr>
          <w:rStyle w:val="CommentReference"/>
        </w:rPr>
        <w:annotationRef/>
      </w:r>
      <w:proofErr w:type="spellStart"/>
      <w:r>
        <w:t>Linli</w:t>
      </w:r>
      <w:proofErr w:type="spellEnd"/>
      <w:r>
        <w:t>, please</w:t>
      </w:r>
      <w:r w:rsidR="00C95DAD">
        <w:t xml:space="preserve"> see this website </w:t>
      </w:r>
      <w:hyperlink r:id="rId1" w:history="1">
        <w:r w:rsidR="00C95DAD" w:rsidRPr="000A2DE2">
          <w:rPr>
            <w:rStyle w:val="Hyperlink"/>
          </w:rPr>
          <w:t>https://sonogenetics.salk.edu/</w:t>
        </w:r>
      </w:hyperlink>
    </w:p>
    <w:p w14:paraId="2ED9889E" w14:textId="538E392F" w:rsidR="00E70993" w:rsidRPr="00E70993" w:rsidRDefault="00C95DAD" w:rsidP="00C95DAD">
      <w:pPr>
        <w:rPr>
          <w:rFonts w:ascii="Arial" w:eastAsia="Times New Roman" w:hAnsi="Arial" w:cs="Arial"/>
          <w:color w:val="1A0DAB"/>
          <w:sz w:val="24"/>
          <w:szCs w:val="24"/>
          <w:u w:val="single"/>
          <w:shd w:val="clear" w:color="auto" w:fill="FFFFFF"/>
        </w:rPr>
      </w:pPr>
      <w:r>
        <w:t xml:space="preserve">For more work on ion channels. Hong Chen group did some on </w:t>
      </w:r>
      <w:proofErr w:type="spellStart"/>
      <w:r>
        <w:t>thermalmechano</w:t>
      </w:r>
      <w:proofErr w:type="spellEnd"/>
      <w:r>
        <w:t xml:space="preserve"> sensitive ion channels. </w:t>
      </w:r>
      <w:proofErr w:type="spellStart"/>
      <w:r>
        <w:t>Chalasani</w:t>
      </w:r>
      <w:proofErr w:type="spellEnd"/>
      <w:r>
        <w:t xml:space="preserve"> group did some other ion channels (C. </w:t>
      </w:r>
      <w:proofErr w:type="spellStart"/>
      <w:r>
        <w:t>elegans</w:t>
      </w:r>
      <w:proofErr w:type="spellEnd"/>
      <w:r>
        <w:t xml:space="preserve"> and neurons). We need to make sure we cite these somewhere. </w:t>
      </w:r>
    </w:p>
    <w:p w14:paraId="499D2DB0" w14:textId="3D849A8E" w:rsidR="00E70993" w:rsidRPr="00E70993" w:rsidRDefault="00E70993" w:rsidP="00E70993">
      <w:pPr>
        <w:spacing w:after="0" w:line="240" w:lineRule="auto"/>
        <w:rPr>
          <w:rFonts w:ascii="Times New Roman" w:eastAsia="Times New Roman" w:hAnsi="Times New Roman" w:cs="Times New Roman"/>
          <w:sz w:val="24"/>
          <w:szCs w:val="24"/>
        </w:rPr>
      </w:pPr>
    </w:p>
  </w:comment>
  <w:comment w:id="1" w:author="Microsoft Office User" w:date="2022-12-15T14:59:00Z" w:initials="MOU">
    <w:p w14:paraId="183CC162" w14:textId="70EC28F1" w:rsidR="002F65E8" w:rsidRDefault="002F65E8">
      <w:pPr>
        <w:pStyle w:val="CommentText"/>
      </w:pPr>
      <w:r>
        <w:rPr>
          <w:rStyle w:val="CommentReference"/>
        </w:rPr>
        <w:annotationRef/>
      </w:r>
      <w:r>
        <w:t xml:space="preserve">Authors? </w:t>
      </w:r>
      <w:proofErr w:type="spellStart"/>
      <w:r>
        <w:t>Linli</w:t>
      </w:r>
      <w:proofErr w:type="spellEnd"/>
      <w:r>
        <w:t>, please suggest authors involved in this project.</w:t>
      </w:r>
      <w:r w:rsidR="00010ABE">
        <w:t xml:space="preserve"> Please include </w:t>
      </w:r>
      <w:r>
        <w:t>Shapiro grou</w:t>
      </w:r>
      <w:r w:rsidR="00010ABE">
        <w:t xml:space="preserve">p. </w:t>
      </w:r>
    </w:p>
  </w:comment>
  <w:comment w:id="3" w:author="Microsoft Office User" w:date="2022-12-15T15:02:00Z" w:initials="MOU">
    <w:p w14:paraId="3113E013" w14:textId="39BA5BB6" w:rsidR="00E70993" w:rsidRDefault="002F65E8" w:rsidP="00E70993">
      <w:pPr>
        <w:pStyle w:val="CommentText"/>
      </w:pPr>
      <w:r>
        <w:rPr>
          <w:rStyle w:val="CommentReference"/>
        </w:rPr>
        <w:annotationRef/>
      </w:r>
      <w:r w:rsidR="00E70993">
        <w:t xml:space="preserve">Add an opening on </w:t>
      </w:r>
      <w:r>
        <w:t xml:space="preserve">Significance of ultrasound and optoacoustic stimulation: why we care about photoacoustic stimulation? </w:t>
      </w:r>
    </w:p>
    <w:p w14:paraId="3D5D3194" w14:textId="3B43DA26" w:rsidR="00E70993" w:rsidRDefault="00E70993" w:rsidP="00E70993">
      <w:pPr>
        <w:pStyle w:val="CommentText"/>
      </w:pPr>
    </w:p>
    <w:p w14:paraId="3514C669" w14:textId="03E41945" w:rsidR="00E70993" w:rsidRDefault="00E70993" w:rsidP="00E70993">
      <w:pPr>
        <w:pStyle w:val="CommentText"/>
      </w:pPr>
      <w:r>
        <w:t xml:space="preserve">It is better if we review US mechanism studies first (the ones with experiments) and then follow after the observation/reasoning for PA stimulation.  Current discussion mixed US and PA stimulation together, which is a little confusing. </w:t>
      </w:r>
    </w:p>
    <w:p w14:paraId="62B03566" w14:textId="1CFD6672" w:rsidR="00E70993" w:rsidRDefault="00E70993" w:rsidP="00E70993">
      <w:pPr>
        <w:pStyle w:val="CommentText"/>
      </w:pPr>
    </w:p>
    <w:p w14:paraId="404FD577" w14:textId="02512728" w:rsidR="00E70993" w:rsidRDefault="00E70993" w:rsidP="00E70993">
      <w:pPr>
        <w:pStyle w:val="CommentText"/>
      </w:pPr>
      <w:r>
        <w:t>Logically auditory pathway is only applicable in vivo. It feels at a different logic level compared to others</w:t>
      </w:r>
      <w:r w:rsidR="00C95DAD">
        <w:t xml:space="preserve"> (cellular mechanism)</w:t>
      </w:r>
      <w:r>
        <w:t xml:space="preserve">. </w:t>
      </w:r>
      <w:r w:rsidR="00C95DAD">
        <w:t xml:space="preserve">We can include it in the end after conclusion. </w:t>
      </w:r>
    </w:p>
    <w:p w14:paraId="461AB134" w14:textId="3B1911A4" w:rsidR="002F65E8" w:rsidRDefault="002F65E8" w:rsidP="002F65E8">
      <w:pPr>
        <w:pStyle w:val="CommentText"/>
      </w:pPr>
    </w:p>
    <w:p w14:paraId="4CD4FB69" w14:textId="403B059A" w:rsidR="002F65E8" w:rsidRDefault="002F65E8">
      <w:pPr>
        <w:pStyle w:val="CommentText"/>
      </w:pPr>
    </w:p>
  </w:comment>
  <w:comment w:id="6" w:author="Microsoft Office User" w:date="2022-12-15T15:06:00Z" w:initials="MOU">
    <w:p w14:paraId="037ADF95" w14:textId="335282ED" w:rsidR="002F65E8" w:rsidRDefault="002F65E8">
      <w:pPr>
        <w:pStyle w:val="CommentText"/>
      </w:pPr>
      <w:r>
        <w:rPr>
          <w:rStyle w:val="CommentReference"/>
        </w:rPr>
        <w:annotationRef/>
      </w:r>
      <w:proofErr w:type="spellStart"/>
      <w:r>
        <w:t>Linli</w:t>
      </w:r>
      <w:proofErr w:type="spellEnd"/>
      <w:r>
        <w:t xml:space="preserve">, please define high and low intensity in your context. </w:t>
      </w:r>
    </w:p>
  </w:comment>
  <w:comment w:id="7" w:author="Microsoft Office User" w:date="2022-12-15T15:06:00Z" w:initials="MOU">
    <w:p w14:paraId="7F7594F0" w14:textId="12111272" w:rsidR="002F65E8" w:rsidRDefault="002F65E8">
      <w:pPr>
        <w:pStyle w:val="CommentText"/>
      </w:pPr>
      <w:r>
        <w:rPr>
          <w:rStyle w:val="CommentReference"/>
        </w:rPr>
        <w:annotationRef/>
      </w:r>
      <w:r>
        <w:t>Add a citation</w:t>
      </w:r>
    </w:p>
  </w:comment>
  <w:comment w:id="8" w:author="Microsoft Office User" w:date="2022-12-15T15:06:00Z" w:initials="MOU">
    <w:p w14:paraId="33FD5597" w14:textId="06A6C4FC" w:rsidR="002F65E8" w:rsidRDefault="002F65E8">
      <w:pPr>
        <w:pStyle w:val="CommentText"/>
      </w:pPr>
      <w:r>
        <w:rPr>
          <w:rStyle w:val="CommentReference"/>
        </w:rPr>
        <w:annotationRef/>
      </w:r>
      <w:r>
        <w:t xml:space="preserve">Please be specific about the conditions. I assume this discussion is more focus on vitro. Please cite papers for ultrasound vitro as comparison. </w:t>
      </w:r>
    </w:p>
  </w:comment>
  <w:comment w:id="15" w:author="Microsoft Office User" w:date="2022-12-15T15:11:00Z" w:initials="MOU">
    <w:p w14:paraId="1E72E0A4" w14:textId="0F87836B" w:rsidR="00E70993" w:rsidRDefault="00E70993">
      <w:pPr>
        <w:pStyle w:val="CommentText"/>
      </w:pPr>
      <w:r>
        <w:rPr>
          <w:rStyle w:val="CommentReference"/>
        </w:rPr>
        <w:annotationRef/>
      </w:r>
      <w:r>
        <w:t xml:space="preserve">Please comment on the condition used in optoacoustic </w:t>
      </w:r>
      <w:proofErr w:type="spellStart"/>
      <w:r>
        <w:t>sonoporation</w:t>
      </w:r>
      <w:proofErr w:type="spellEnd"/>
      <w:r>
        <w:t xml:space="preserve"> for drug delivery and gene transfection and compare that to optoacoustic stimulation. </w:t>
      </w:r>
    </w:p>
  </w:comment>
  <w:comment w:id="19" w:author="Microsoft Office User" w:date="2022-12-15T15:23:00Z" w:initials="MOU">
    <w:p w14:paraId="7E57DC67" w14:textId="2257D8EA" w:rsidR="00C95DAD" w:rsidRDefault="00C95DAD">
      <w:pPr>
        <w:pStyle w:val="CommentText"/>
      </w:pPr>
      <w:r>
        <w:rPr>
          <w:rStyle w:val="CommentReference"/>
        </w:rPr>
        <w:annotationRef/>
      </w:r>
      <w:r>
        <w:t xml:space="preserve">I suggest moving this to the discussion after the conclusion. It would be good for here if we actually did patch. </w:t>
      </w:r>
    </w:p>
  </w:comment>
  <w:comment w:id="25" w:author="Microsoft Office User" w:date="2022-12-15T15:29:00Z" w:initials="MOU">
    <w:p w14:paraId="1234B57D" w14:textId="579834B5" w:rsidR="00C95DAD" w:rsidRDefault="00C95DAD">
      <w:pPr>
        <w:pStyle w:val="CommentText"/>
      </w:pPr>
      <w:r>
        <w:rPr>
          <w:rStyle w:val="CommentReference"/>
        </w:rPr>
        <w:annotationRef/>
      </w:r>
      <w:r>
        <w:t xml:space="preserve">This whole paragraph is a good discussion. However, it only means sense if our experiments support this statement. </w:t>
      </w:r>
      <w:r w:rsidR="00D73C0A">
        <w:t xml:space="preserve">Otherwise, we shall move this paragraph to the end. Note, you can’t use the same discussion from Neurophotonics paper. </w:t>
      </w:r>
    </w:p>
  </w:comment>
  <w:comment w:id="27" w:author="Microsoft Office User" w:date="2022-12-15T15:31:00Z" w:initials="MOU">
    <w:p w14:paraId="052AE7DD" w14:textId="367FFA74" w:rsidR="00D73C0A" w:rsidRDefault="00D73C0A">
      <w:pPr>
        <w:pStyle w:val="CommentText"/>
      </w:pPr>
      <w:r>
        <w:rPr>
          <w:rStyle w:val="CommentReference"/>
        </w:rPr>
        <w:annotationRef/>
      </w:r>
      <w:r>
        <w:t xml:space="preserve">This is the most important paragraph of the paper. Reviewers will evaluate the novelty almost solely based on this paragraph. Currently it is weak. </w:t>
      </w:r>
      <w:r w:rsidR="00867183">
        <w:t xml:space="preserve">I think we have two main contributions: one is method development (what is the advantage of using photoacoustic fiber for this mechanism study), the other is scientific findings (what is the insights found the field previously didn’t know). Please elaborate this paragraph. </w:t>
      </w:r>
    </w:p>
  </w:comment>
  <w:comment w:id="40" w:author="Microsoft Office User" w:date="2022-12-22T17:23:00Z" w:initials="MOU">
    <w:p w14:paraId="6C6B9189" w14:textId="35D98532" w:rsidR="00010ABE" w:rsidRDefault="00010ABE">
      <w:pPr>
        <w:pStyle w:val="CommentText"/>
      </w:pPr>
      <w:r>
        <w:rPr>
          <w:rStyle w:val="CommentReference"/>
        </w:rPr>
        <w:annotationRef/>
      </w:r>
      <w:r>
        <w:t>Add citation</w:t>
      </w:r>
    </w:p>
  </w:comment>
  <w:comment w:id="41" w:author="Microsoft Office User" w:date="2022-12-22T17:23:00Z" w:initials="MOU">
    <w:p w14:paraId="74D79D50" w14:textId="16AB4E78" w:rsidR="00010ABE" w:rsidRDefault="00010ABE">
      <w:pPr>
        <w:pStyle w:val="CommentText"/>
      </w:pPr>
      <w:r>
        <w:rPr>
          <w:rStyle w:val="CommentReference"/>
        </w:rPr>
        <w:annotationRef/>
      </w:r>
      <w:r>
        <w:t>Add citation</w:t>
      </w:r>
    </w:p>
  </w:comment>
  <w:comment w:id="43" w:author="Microsoft Office User" w:date="2022-12-22T17:24:00Z" w:initials="MOU">
    <w:p w14:paraId="3D7E7D65" w14:textId="6EE31A65" w:rsidR="00010ABE" w:rsidRDefault="00010ABE">
      <w:pPr>
        <w:pStyle w:val="CommentText"/>
      </w:pPr>
      <w:r>
        <w:rPr>
          <w:rStyle w:val="CommentReference"/>
        </w:rPr>
        <w:annotationRef/>
      </w:r>
      <w:r>
        <w:t xml:space="preserve">Can you specify? </w:t>
      </w:r>
    </w:p>
  </w:comment>
  <w:comment w:id="50" w:author="Microsoft Office User" w:date="2022-12-22T17:25:00Z" w:initials="MOU">
    <w:p w14:paraId="7F27FAE0" w14:textId="6972943F" w:rsidR="00010ABE" w:rsidRDefault="00010ABE">
      <w:pPr>
        <w:pStyle w:val="CommentText"/>
      </w:pPr>
      <w:r>
        <w:rPr>
          <w:rStyle w:val="CommentReference"/>
        </w:rPr>
        <w:annotationRef/>
      </w:r>
      <w:r>
        <w:t xml:space="preserve">Please add other laser condition, repetition rate, laser pulse power, </w:t>
      </w:r>
      <w:proofErr w:type="spellStart"/>
      <w:r>
        <w:t>etc</w:t>
      </w:r>
      <w:proofErr w:type="spellEnd"/>
    </w:p>
  </w:comment>
  <w:comment w:id="59" w:author="Microsoft Office User" w:date="2022-12-22T17:28:00Z" w:initials="MOU">
    <w:p w14:paraId="16FC8F8A" w14:textId="41707E55" w:rsidR="00010ABE" w:rsidRDefault="00010ABE">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9D2DB0" w15:done="0"/>
  <w15:commentEx w15:paraId="183CC162" w15:done="0"/>
  <w15:commentEx w15:paraId="4CD4FB69" w15:done="0"/>
  <w15:commentEx w15:paraId="037ADF95" w15:done="0"/>
  <w15:commentEx w15:paraId="7F7594F0" w15:done="0"/>
  <w15:commentEx w15:paraId="33FD5597" w15:done="0"/>
  <w15:commentEx w15:paraId="1E72E0A4" w15:done="0"/>
  <w15:commentEx w15:paraId="7E57DC67" w15:done="0"/>
  <w15:commentEx w15:paraId="1234B57D" w15:done="0"/>
  <w15:commentEx w15:paraId="052AE7DD" w15:done="0"/>
  <w15:commentEx w15:paraId="6C6B9189" w15:done="0"/>
  <w15:commentEx w15:paraId="74D79D50" w15:done="0"/>
  <w15:commentEx w15:paraId="3D7E7D65" w15:done="0"/>
  <w15:commentEx w15:paraId="7F27FAE0" w15:done="0"/>
  <w15:commentEx w15:paraId="16FC8F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9D2DB0" w16cid:durableId="2745B941"/>
  <w16cid:commentId w16cid:paraId="183CC162" w16cid:durableId="2745B4E8"/>
  <w16cid:commentId w16cid:paraId="4CD4FB69" w16cid:durableId="2745B587"/>
  <w16cid:commentId w16cid:paraId="037ADF95" w16cid:durableId="2745B65C"/>
  <w16cid:commentId w16cid:paraId="7F7594F0" w16cid:durableId="2745B678"/>
  <w16cid:commentId w16cid:paraId="33FD5597" w16cid:durableId="2745B68E"/>
  <w16cid:commentId w16cid:paraId="1E72E0A4" w16cid:durableId="2745B794"/>
  <w16cid:commentId w16cid:paraId="7E57DC67" w16cid:durableId="2745BA63"/>
  <w16cid:commentId w16cid:paraId="1234B57D" w16cid:durableId="2745BBDE"/>
  <w16cid:commentId w16cid:paraId="052AE7DD" w16cid:durableId="2745BC41"/>
  <w16cid:commentId w16cid:paraId="6C6B9189" w16cid:durableId="274F1105"/>
  <w16cid:commentId w16cid:paraId="74D79D50" w16cid:durableId="274F1117"/>
  <w16cid:commentId w16cid:paraId="3D7E7D65" w16cid:durableId="274F1135"/>
  <w16cid:commentId w16cid:paraId="7F27FAE0" w16cid:durableId="274F1174"/>
  <w16cid:commentId w16cid:paraId="16FC8F8A" w16cid:durableId="274F12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5A136E"/>
    <w:multiLevelType w:val="hybridMultilevel"/>
    <w:tmpl w:val="17BCD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Biomaterial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00stw8d0sxne20x352vfnfv5aff5drvxe&quot;&gt;Neuron biointerface&lt;record-ids&gt;&lt;item&gt;50&lt;/item&gt;&lt;item&gt;67&lt;/item&gt;&lt;item&gt;68&lt;/item&gt;&lt;item&gt;139&lt;/item&gt;&lt;item&gt;313&lt;/item&gt;&lt;item&gt;314&lt;/item&gt;&lt;item&gt;316&lt;/item&gt;&lt;item&gt;318&lt;/item&gt;&lt;item&gt;320&lt;/item&gt;&lt;item&gt;322&lt;/item&gt;&lt;item&gt;324&lt;/item&gt;&lt;item&gt;332&lt;/item&gt;&lt;item&gt;333&lt;/item&gt;&lt;item&gt;351&lt;/item&gt;&lt;item&gt;362&lt;/item&gt;&lt;item&gt;363&lt;/item&gt;&lt;item&gt;364&lt;/item&gt;&lt;item&gt;406&lt;/item&gt;&lt;item&gt;407&lt;/item&gt;&lt;item&gt;408&lt;/item&gt;&lt;item&gt;409&lt;/item&gt;&lt;item&gt;410&lt;/item&gt;&lt;item&gt;411&lt;/item&gt;&lt;item&gt;412&lt;/item&gt;&lt;item&gt;413&lt;/item&gt;&lt;item&gt;414&lt;/item&gt;&lt;/record-ids&gt;&lt;/item&gt;&lt;/Libraries&gt;"/>
  </w:docVars>
  <w:rsids>
    <w:rsidRoot w:val="002C5C87"/>
    <w:rsid w:val="00010ABE"/>
    <w:rsid w:val="00211881"/>
    <w:rsid w:val="002C5C87"/>
    <w:rsid w:val="002F65E8"/>
    <w:rsid w:val="00322383"/>
    <w:rsid w:val="00337A45"/>
    <w:rsid w:val="003B075A"/>
    <w:rsid w:val="005C3700"/>
    <w:rsid w:val="00867183"/>
    <w:rsid w:val="008D2A12"/>
    <w:rsid w:val="00B008B7"/>
    <w:rsid w:val="00C45447"/>
    <w:rsid w:val="00C95DAD"/>
    <w:rsid w:val="00D73C0A"/>
    <w:rsid w:val="00E70993"/>
    <w:rsid w:val="00EB6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1CB60"/>
  <w15:chartTrackingRefBased/>
  <w15:docId w15:val="{4F1463FD-165B-403A-9FC5-7FD62CFA4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709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C5C8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C5C87"/>
    <w:rPr>
      <w:rFonts w:ascii="Calibri" w:hAnsi="Calibri" w:cs="Calibri"/>
      <w:noProof/>
    </w:rPr>
  </w:style>
  <w:style w:type="paragraph" w:customStyle="1" w:styleId="EndNoteBibliography">
    <w:name w:val="EndNote Bibliography"/>
    <w:basedOn w:val="Normal"/>
    <w:link w:val="EndNoteBibliographyChar"/>
    <w:rsid w:val="002C5C8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2C5C87"/>
    <w:rPr>
      <w:rFonts w:ascii="Calibri" w:hAnsi="Calibri" w:cs="Calibri"/>
      <w:noProof/>
    </w:rPr>
  </w:style>
  <w:style w:type="character" w:styleId="CommentReference">
    <w:name w:val="annotation reference"/>
    <w:basedOn w:val="DefaultParagraphFont"/>
    <w:uiPriority w:val="99"/>
    <w:semiHidden/>
    <w:unhideWhenUsed/>
    <w:rsid w:val="002F65E8"/>
    <w:rPr>
      <w:sz w:val="16"/>
      <w:szCs w:val="16"/>
    </w:rPr>
  </w:style>
  <w:style w:type="paragraph" w:styleId="CommentText">
    <w:name w:val="annotation text"/>
    <w:basedOn w:val="Normal"/>
    <w:link w:val="CommentTextChar"/>
    <w:uiPriority w:val="99"/>
    <w:semiHidden/>
    <w:unhideWhenUsed/>
    <w:rsid w:val="002F65E8"/>
    <w:pPr>
      <w:spacing w:line="240" w:lineRule="auto"/>
    </w:pPr>
    <w:rPr>
      <w:sz w:val="20"/>
      <w:szCs w:val="20"/>
    </w:rPr>
  </w:style>
  <w:style w:type="character" w:customStyle="1" w:styleId="CommentTextChar">
    <w:name w:val="Comment Text Char"/>
    <w:basedOn w:val="DefaultParagraphFont"/>
    <w:link w:val="CommentText"/>
    <w:uiPriority w:val="99"/>
    <w:semiHidden/>
    <w:rsid w:val="002F65E8"/>
    <w:rPr>
      <w:sz w:val="20"/>
      <w:szCs w:val="20"/>
    </w:rPr>
  </w:style>
  <w:style w:type="paragraph" w:styleId="CommentSubject">
    <w:name w:val="annotation subject"/>
    <w:basedOn w:val="CommentText"/>
    <w:next w:val="CommentText"/>
    <w:link w:val="CommentSubjectChar"/>
    <w:uiPriority w:val="99"/>
    <w:semiHidden/>
    <w:unhideWhenUsed/>
    <w:rsid w:val="002F65E8"/>
    <w:rPr>
      <w:b/>
      <w:bCs/>
    </w:rPr>
  </w:style>
  <w:style w:type="character" w:customStyle="1" w:styleId="CommentSubjectChar">
    <w:name w:val="Comment Subject Char"/>
    <w:basedOn w:val="CommentTextChar"/>
    <w:link w:val="CommentSubject"/>
    <w:uiPriority w:val="99"/>
    <w:semiHidden/>
    <w:rsid w:val="002F65E8"/>
    <w:rPr>
      <w:b/>
      <w:bCs/>
      <w:sz w:val="20"/>
      <w:szCs w:val="20"/>
    </w:rPr>
  </w:style>
  <w:style w:type="paragraph" w:styleId="BalloonText">
    <w:name w:val="Balloon Text"/>
    <w:basedOn w:val="Normal"/>
    <w:link w:val="BalloonTextChar"/>
    <w:uiPriority w:val="99"/>
    <w:semiHidden/>
    <w:unhideWhenUsed/>
    <w:rsid w:val="002F65E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65E8"/>
    <w:rPr>
      <w:rFonts w:ascii="Times New Roman" w:hAnsi="Times New Roman" w:cs="Times New Roman"/>
      <w:sz w:val="18"/>
      <w:szCs w:val="18"/>
    </w:rPr>
  </w:style>
  <w:style w:type="character" w:customStyle="1" w:styleId="Heading3Char">
    <w:name w:val="Heading 3 Char"/>
    <w:basedOn w:val="DefaultParagraphFont"/>
    <w:link w:val="Heading3"/>
    <w:uiPriority w:val="9"/>
    <w:rsid w:val="00E7099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70993"/>
    <w:rPr>
      <w:color w:val="0000FF"/>
      <w:u w:val="single"/>
    </w:rPr>
  </w:style>
  <w:style w:type="character" w:styleId="UnresolvedMention">
    <w:name w:val="Unresolved Mention"/>
    <w:basedOn w:val="DefaultParagraphFont"/>
    <w:uiPriority w:val="99"/>
    <w:semiHidden/>
    <w:unhideWhenUsed/>
    <w:rsid w:val="00C95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5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onogenetics.salk.edu/"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19</Pages>
  <Words>11029</Words>
  <Characters>62870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Linli Shi</dc:creator>
  <cp:keywords/>
  <dc:description/>
  <cp:lastModifiedBy>Microsoft Office User</cp:lastModifiedBy>
  <cp:revision>7</cp:revision>
  <dcterms:created xsi:type="dcterms:W3CDTF">2022-08-24T00:04:00Z</dcterms:created>
  <dcterms:modified xsi:type="dcterms:W3CDTF">2022-12-22T22:28:00Z</dcterms:modified>
</cp:coreProperties>
</file>